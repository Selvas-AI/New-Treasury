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F844" w14:textId="09B80893" w:rsidR="00D21E04" w:rsidRPr="00821A49" w:rsidRDefault="00CA70C1" w:rsidP="001E0A46">
      <w:pPr>
        <w:widowControl/>
        <w:wordWrap/>
        <w:autoSpaceDE/>
        <w:autoSpaceDN/>
        <w:jc w:val="center"/>
        <w:rPr>
          <w:rFonts w:ascii="맑은 고딕" w:eastAsia="맑은 고딕" w:hAnsi="맑은 고딕" w:cs="굴림"/>
          <w:b/>
          <w:bCs/>
          <w:kern w:val="0"/>
          <w:sz w:val="48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48"/>
        </w:rPr>
        <w:t>자금</w:t>
      </w:r>
      <w:del w:id="0" w:author="Matthew Yeansoo Jeong" w:date="2025-12-29T16:40:00Z" w16du:dateUtc="2025-12-29T07:40:00Z">
        <w:r w:rsidDel="009B1A1A">
          <w:rPr>
            <w:rFonts w:ascii="맑은 고딕" w:eastAsia="맑은 고딕" w:hAnsi="맑은 고딕" w:cs="굴림" w:hint="eastAsia"/>
            <w:b/>
            <w:bCs/>
            <w:kern w:val="0"/>
            <w:sz w:val="48"/>
          </w:rPr>
          <w:delText>운용</w:delText>
        </w:r>
      </w:del>
      <w:ins w:id="1" w:author="Matthew Yeansoo Jeong" w:date="2025-12-29T16:40:00Z" w16du:dateUtc="2025-12-29T07:40:00Z">
        <w:r w:rsidR="009B1A1A">
          <w:rPr>
            <w:rFonts w:ascii="맑은 고딕" w:eastAsia="맑은 고딕" w:hAnsi="맑은 고딕" w:cs="굴림" w:hint="eastAsia"/>
            <w:b/>
            <w:bCs/>
            <w:kern w:val="0"/>
            <w:sz w:val="48"/>
          </w:rPr>
          <w:t>관리</w:t>
        </w:r>
      </w:ins>
      <w:r w:rsidR="004939A5">
        <w:rPr>
          <w:rFonts w:ascii="맑은 고딕" w:eastAsia="맑은 고딕" w:hAnsi="맑은 고딕" w:cs="굴림"/>
          <w:b/>
          <w:bCs/>
          <w:kern w:val="0"/>
          <w:sz w:val="48"/>
        </w:rPr>
        <w:t xml:space="preserve"> </w:t>
      </w:r>
      <w:r w:rsidR="0044416C" w:rsidRPr="00821A49">
        <w:rPr>
          <w:rFonts w:ascii="맑은 고딕" w:eastAsia="맑은 고딕" w:hAnsi="맑은 고딕" w:cs="굴림" w:hint="eastAsia"/>
          <w:b/>
          <w:bCs/>
          <w:kern w:val="0"/>
          <w:sz w:val="48"/>
        </w:rPr>
        <w:t>규정</w:t>
      </w:r>
    </w:p>
    <w:p w14:paraId="65551E15" w14:textId="77777777" w:rsidR="00D21E04" w:rsidRPr="00821A49" w:rsidRDefault="00D21E04" w:rsidP="001E0A46">
      <w:pPr>
        <w:widowControl/>
        <w:wordWrap/>
        <w:autoSpaceDE/>
        <w:autoSpaceDN/>
        <w:rPr>
          <w:rFonts w:ascii="맑은 고딕" w:eastAsia="맑은 고딕" w:hAnsi="맑은 고딕" w:cs="굴림"/>
          <w:kern w:val="0"/>
        </w:rPr>
      </w:pPr>
    </w:p>
    <w:p w14:paraId="0D6FF7D4" w14:textId="2CC14527" w:rsidR="006A4135" w:rsidRPr="00821A49" w:rsidRDefault="006A4135" w:rsidP="001E0A46">
      <w:pPr>
        <w:wordWrap/>
        <w:ind w:left="180" w:hangingChars="90" w:hanging="180"/>
        <w:jc w:val="right"/>
        <w:rPr>
          <w:rFonts w:ascii="맑은 고딕" w:eastAsia="맑은 고딕" w:hAnsi="맑은 고딕"/>
          <w:bCs/>
          <w:kern w:val="0"/>
          <w:szCs w:val="20"/>
        </w:rPr>
      </w:pPr>
      <w:r w:rsidRPr="00821A49">
        <w:rPr>
          <w:rFonts w:ascii="맑은 고딕" w:eastAsia="맑은 고딕" w:hAnsi="맑은 고딕" w:hint="eastAsia"/>
          <w:bCs/>
          <w:kern w:val="0"/>
          <w:szCs w:val="20"/>
        </w:rPr>
        <w:t xml:space="preserve">제   정 </w:t>
      </w:r>
      <w:r w:rsidRPr="00821A49">
        <w:rPr>
          <w:rFonts w:ascii="맑은 고딕" w:eastAsia="맑은 고딕" w:hAnsi="맑은 고딕"/>
          <w:bCs/>
          <w:kern w:val="0"/>
          <w:szCs w:val="20"/>
        </w:rPr>
        <w:t xml:space="preserve">  </w:t>
      </w:r>
      <w:r w:rsidR="004939A5">
        <w:rPr>
          <w:rFonts w:ascii="맑은 고딕" w:eastAsia="맑은 고딕" w:hAnsi="맑은 고딕"/>
          <w:bCs/>
          <w:kern w:val="0"/>
          <w:szCs w:val="20"/>
        </w:rPr>
        <w:t>20</w:t>
      </w:r>
      <w:r w:rsidR="00CA70C1">
        <w:rPr>
          <w:rFonts w:ascii="맑은 고딕" w:eastAsia="맑은 고딕" w:hAnsi="맑은 고딕"/>
          <w:bCs/>
          <w:kern w:val="0"/>
          <w:szCs w:val="20"/>
        </w:rPr>
        <w:t>24</w:t>
      </w:r>
      <w:r w:rsidR="004939A5">
        <w:rPr>
          <w:rFonts w:ascii="맑은 고딕" w:eastAsia="맑은 고딕" w:hAnsi="맑은 고딕"/>
          <w:bCs/>
          <w:kern w:val="0"/>
          <w:szCs w:val="20"/>
        </w:rPr>
        <w:t>.</w:t>
      </w:r>
      <w:r w:rsidR="00CA70C1">
        <w:rPr>
          <w:rFonts w:ascii="맑은 고딕" w:eastAsia="맑은 고딕" w:hAnsi="맑은 고딕"/>
          <w:bCs/>
          <w:kern w:val="0"/>
          <w:szCs w:val="20"/>
        </w:rPr>
        <w:t>01</w:t>
      </w:r>
      <w:r w:rsidR="004939A5">
        <w:rPr>
          <w:rFonts w:ascii="맑은 고딕" w:eastAsia="맑은 고딕" w:hAnsi="맑은 고딕"/>
          <w:bCs/>
          <w:kern w:val="0"/>
          <w:szCs w:val="20"/>
        </w:rPr>
        <w:t>.</w:t>
      </w:r>
      <w:r w:rsidR="00CA70C1">
        <w:rPr>
          <w:rFonts w:ascii="맑은 고딕" w:eastAsia="맑은 고딕" w:hAnsi="맑은 고딕"/>
          <w:bCs/>
          <w:kern w:val="0"/>
          <w:szCs w:val="20"/>
        </w:rPr>
        <w:t>02</w:t>
      </w:r>
    </w:p>
    <w:p w14:paraId="4489A8F8" w14:textId="786B3F73" w:rsidR="009B1A1A" w:rsidRDefault="009B1A1A" w:rsidP="009B1A1A">
      <w:pPr>
        <w:wordWrap/>
        <w:ind w:left="180" w:hangingChars="90" w:hanging="180"/>
        <w:jc w:val="right"/>
        <w:rPr>
          <w:ins w:id="2" w:author="Matthew Yeansoo Jeong" w:date="2025-12-29T16:39:00Z" w16du:dateUtc="2025-12-29T07:39:00Z"/>
          <w:rFonts w:ascii="맑은 고딕" w:eastAsia="맑은 고딕" w:hAnsi="맑은 고딕"/>
          <w:bCs/>
          <w:kern w:val="0"/>
          <w:szCs w:val="20"/>
        </w:rPr>
      </w:pPr>
      <w:ins w:id="3" w:author="Matthew Yeansoo Jeong" w:date="2025-12-29T16:39:00Z" w16du:dateUtc="2025-12-29T07:39:00Z">
        <w:r w:rsidRPr="00AB1DBA">
          <w:rPr>
            <w:rFonts w:ascii="맑은 고딕" w:eastAsia="맑은 고딕" w:hAnsi="맑은 고딕" w:hint="eastAsia"/>
            <w:bCs/>
            <w:kern w:val="0"/>
            <w:szCs w:val="20"/>
            <w:highlight w:val="yellow"/>
            <w:rPrChange w:id="4" w:author="Matthew Yeansoo Jeong" w:date="2026-01-15T13:59:00Z" w16du:dateUtc="2026-01-15T04:59:00Z">
              <w:rPr>
                <w:rFonts w:ascii="맑은 고딕" w:eastAsia="맑은 고딕" w:hAnsi="맑은 고딕" w:hint="eastAsia"/>
                <w:bCs/>
                <w:kern w:val="0"/>
                <w:szCs w:val="20"/>
              </w:rPr>
            </w:rPrChange>
          </w:rPr>
          <w:t>개</w:t>
        </w:r>
        <w:r w:rsidRPr="00AB1DBA">
          <w:rPr>
            <w:rFonts w:ascii="맑은 고딕" w:eastAsia="맑은 고딕" w:hAnsi="맑은 고딕"/>
            <w:bCs/>
            <w:kern w:val="0"/>
            <w:szCs w:val="20"/>
            <w:highlight w:val="yellow"/>
            <w:rPrChange w:id="5" w:author="Matthew Yeansoo Jeong" w:date="2026-01-15T13:59:00Z" w16du:dateUtc="2026-01-15T04:59:00Z">
              <w:rPr>
                <w:rFonts w:ascii="맑은 고딕" w:eastAsia="맑은 고딕" w:hAnsi="맑은 고딕"/>
                <w:bCs/>
                <w:kern w:val="0"/>
                <w:szCs w:val="20"/>
              </w:rPr>
            </w:rPrChange>
          </w:rPr>
          <w:t xml:space="preserve">   정   202</w:t>
        </w:r>
      </w:ins>
      <w:ins w:id="6" w:author="Matthew Yeansoo Jeong" w:date="2026-01-14T10:03:00Z" w16du:dateUtc="2026-01-14T01:03:00Z">
        <w:r w:rsidR="004808B7" w:rsidRPr="00AB1DBA">
          <w:rPr>
            <w:rFonts w:ascii="맑은 고딕" w:eastAsia="맑은 고딕" w:hAnsi="맑은 고딕"/>
            <w:bCs/>
            <w:kern w:val="0"/>
            <w:szCs w:val="20"/>
            <w:highlight w:val="yellow"/>
            <w:rPrChange w:id="7" w:author="Matthew Yeansoo Jeong" w:date="2026-01-15T13:59:00Z" w16du:dateUtc="2026-01-15T04:59:00Z">
              <w:rPr>
                <w:rFonts w:ascii="맑은 고딕" w:eastAsia="맑은 고딕" w:hAnsi="맑은 고딕"/>
                <w:bCs/>
                <w:kern w:val="0"/>
                <w:szCs w:val="20"/>
              </w:rPr>
            </w:rPrChange>
          </w:rPr>
          <w:t>6</w:t>
        </w:r>
      </w:ins>
      <w:ins w:id="8" w:author="Matthew Yeansoo Jeong" w:date="2025-12-29T16:39:00Z" w16du:dateUtc="2025-12-29T07:39:00Z">
        <w:r w:rsidRPr="00AB1DBA">
          <w:rPr>
            <w:rFonts w:ascii="맑은 고딕" w:eastAsia="맑은 고딕" w:hAnsi="맑은 고딕"/>
            <w:bCs/>
            <w:kern w:val="0"/>
            <w:szCs w:val="20"/>
            <w:highlight w:val="yellow"/>
            <w:rPrChange w:id="9" w:author="Matthew Yeansoo Jeong" w:date="2026-01-15T13:59:00Z" w16du:dateUtc="2026-01-15T04:59:00Z">
              <w:rPr>
                <w:rFonts w:ascii="맑은 고딕" w:eastAsia="맑은 고딕" w:hAnsi="맑은 고딕"/>
                <w:bCs/>
                <w:kern w:val="0"/>
                <w:szCs w:val="20"/>
              </w:rPr>
            </w:rPrChange>
          </w:rPr>
          <w:t>.</w:t>
        </w:r>
      </w:ins>
      <w:ins w:id="10" w:author="Matthew Yeansoo Jeong" w:date="2026-01-14T10:03:00Z" w16du:dateUtc="2026-01-14T01:03:00Z">
        <w:r w:rsidR="004808B7" w:rsidRPr="00AB1DBA">
          <w:rPr>
            <w:rFonts w:ascii="맑은 고딕" w:eastAsia="맑은 고딕" w:hAnsi="맑은 고딕"/>
            <w:bCs/>
            <w:kern w:val="0"/>
            <w:szCs w:val="20"/>
            <w:highlight w:val="yellow"/>
            <w:rPrChange w:id="11" w:author="Matthew Yeansoo Jeong" w:date="2026-01-15T13:59:00Z" w16du:dateUtc="2026-01-15T04:59:00Z">
              <w:rPr>
                <w:rFonts w:ascii="맑은 고딕" w:eastAsia="맑은 고딕" w:hAnsi="맑은 고딕"/>
                <w:bCs/>
                <w:kern w:val="0"/>
                <w:szCs w:val="20"/>
              </w:rPr>
            </w:rPrChange>
          </w:rPr>
          <w:t>xx</w:t>
        </w:r>
      </w:ins>
      <w:ins w:id="12" w:author="Matthew Yeansoo Jeong" w:date="2025-12-29T16:39:00Z" w16du:dateUtc="2025-12-29T07:39:00Z">
        <w:r w:rsidRPr="00AB1DBA">
          <w:rPr>
            <w:rFonts w:ascii="맑은 고딕" w:eastAsia="맑은 고딕" w:hAnsi="맑은 고딕"/>
            <w:bCs/>
            <w:kern w:val="0"/>
            <w:szCs w:val="20"/>
            <w:highlight w:val="yellow"/>
            <w:rPrChange w:id="13" w:author="Matthew Yeansoo Jeong" w:date="2026-01-15T13:59:00Z" w16du:dateUtc="2026-01-15T04:59:00Z">
              <w:rPr>
                <w:rFonts w:ascii="맑은 고딕" w:eastAsia="맑은 고딕" w:hAnsi="맑은 고딕"/>
                <w:bCs/>
                <w:kern w:val="0"/>
                <w:szCs w:val="20"/>
              </w:rPr>
            </w:rPrChange>
          </w:rPr>
          <w:t>.</w:t>
        </w:r>
      </w:ins>
      <w:ins w:id="14" w:author="Matthew Yeansoo Jeong" w:date="2026-01-14T10:04:00Z" w16du:dateUtc="2026-01-14T01:04:00Z">
        <w:r w:rsidR="004808B7" w:rsidRPr="00AB1DBA">
          <w:rPr>
            <w:rFonts w:ascii="맑은 고딕" w:eastAsia="맑은 고딕" w:hAnsi="맑은 고딕"/>
            <w:bCs/>
            <w:kern w:val="0"/>
            <w:szCs w:val="20"/>
            <w:highlight w:val="yellow"/>
            <w:rPrChange w:id="15" w:author="Matthew Yeansoo Jeong" w:date="2026-01-15T13:59:00Z" w16du:dateUtc="2026-01-15T04:59:00Z">
              <w:rPr>
                <w:rFonts w:ascii="맑은 고딕" w:eastAsia="맑은 고딕" w:hAnsi="맑은 고딕"/>
                <w:bCs/>
                <w:kern w:val="0"/>
                <w:szCs w:val="20"/>
              </w:rPr>
            </w:rPrChange>
          </w:rPr>
          <w:t>xx</w:t>
        </w:r>
      </w:ins>
    </w:p>
    <w:p w14:paraId="1B833E95" w14:textId="360F2C0A" w:rsidR="006A4135" w:rsidRPr="00821A49" w:rsidRDefault="006A4135" w:rsidP="001E0A46">
      <w:pPr>
        <w:wordWrap/>
        <w:ind w:left="180" w:hangingChars="90" w:hanging="180"/>
        <w:jc w:val="right"/>
        <w:rPr>
          <w:rFonts w:ascii="맑은 고딕" w:eastAsia="맑은 고딕" w:hAnsi="맑은 고딕"/>
          <w:bCs/>
          <w:kern w:val="0"/>
          <w:szCs w:val="20"/>
        </w:rPr>
      </w:pPr>
    </w:p>
    <w:p w14:paraId="1504A74F" w14:textId="4898B4C2" w:rsidR="00735CDD" w:rsidRPr="001E6686" w:rsidRDefault="00CA70C1" w:rsidP="00CA70C1">
      <w:pPr>
        <w:wordWrap/>
        <w:ind w:left="252" w:hangingChars="90" w:hanging="252"/>
        <w:jc w:val="center"/>
        <w:rPr>
          <w:rFonts w:ascii="맑은 고딕" w:eastAsia="맑은 고딕" w:hAnsi="맑은 고딕"/>
          <w:b/>
          <w:bCs/>
          <w:kern w:val="0"/>
          <w:sz w:val="28"/>
          <w:szCs w:val="28"/>
        </w:rPr>
      </w:pPr>
      <w:r w:rsidRPr="001E6686">
        <w:rPr>
          <w:rFonts w:ascii="맑은 고딕" w:eastAsia="맑은 고딕" w:hAnsi="맑은 고딕" w:hint="eastAsia"/>
          <w:b/>
          <w:bCs/>
          <w:kern w:val="0"/>
          <w:sz w:val="28"/>
          <w:szCs w:val="28"/>
        </w:rPr>
        <w:t xml:space="preserve">제 </w:t>
      </w:r>
      <w:r w:rsidRPr="001E6686">
        <w:rPr>
          <w:rFonts w:ascii="맑은 고딕" w:eastAsia="맑은 고딕" w:hAnsi="맑은 고딕"/>
          <w:b/>
          <w:bCs/>
          <w:kern w:val="0"/>
          <w:sz w:val="28"/>
          <w:szCs w:val="28"/>
        </w:rPr>
        <w:t>1</w:t>
      </w:r>
      <w:r w:rsidR="001E6686">
        <w:rPr>
          <w:rFonts w:ascii="맑은 고딕" w:eastAsia="맑은 고딕" w:hAnsi="맑은 고딕"/>
          <w:b/>
          <w:bCs/>
          <w:kern w:val="0"/>
          <w:sz w:val="28"/>
          <w:szCs w:val="28"/>
        </w:rPr>
        <w:t xml:space="preserve"> </w:t>
      </w:r>
      <w:r w:rsidRPr="001E6686">
        <w:rPr>
          <w:rFonts w:ascii="맑은 고딕" w:eastAsia="맑은 고딕" w:hAnsi="맑은 고딕" w:hint="eastAsia"/>
          <w:b/>
          <w:bCs/>
          <w:kern w:val="0"/>
          <w:sz w:val="28"/>
          <w:szCs w:val="28"/>
        </w:rPr>
        <w:t>장 총 칙</w:t>
      </w:r>
    </w:p>
    <w:p w14:paraId="4E862079" w14:textId="77777777" w:rsidR="00CA70C1" w:rsidRPr="00CA70C1" w:rsidRDefault="00CA70C1" w:rsidP="00CA70C1">
      <w:pPr>
        <w:wordWrap/>
        <w:ind w:left="180" w:hangingChars="90" w:hanging="180"/>
        <w:jc w:val="center"/>
        <w:rPr>
          <w:rFonts w:ascii="맑은 고딕" w:eastAsia="맑은 고딕" w:hAnsi="맑은 고딕"/>
          <w:b/>
          <w:bCs/>
          <w:kern w:val="0"/>
          <w:szCs w:val="20"/>
        </w:rPr>
      </w:pPr>
    </w:p>
    <w:p w14:paraId="1E3894C8" w14:textId="77777777" w:rsidR="00CA70C1" w:rsidRPr="00CA70C1" w:rsidRDefault="00CA70C1" w:rsidP="00CA70C1">
      <w:pPr>
        <w:wordWrap/>
        <w:ind w:left="180" w:hangingChars="90" w:hanging="180"/>
        <w:jc w:val="center"/>
        <w:rPr>
          <w:rFonts w:ascii="맑은 고딕" w:eastAsia="맑은 고딕" w:hAnsi="맑은 고딕"/>
          <w:b/>
          <w:bCs/>
          <w:kern w:val="0"/>
          <w:szCs w:val="20"/>
        </w:rPr>
      </w:pPr>
    </w:p>
    <w:p w14:paraId="6E93389F" w14:textId="77777777" w:rsidR="00D21E04" w:rsidRPr="0042157B" w:rsidRDefault="00D21E04" w:rsidP="001E0A46">
      <w:pPr>
        <w:wordWrap/>
        <w:ind w:left="153" w:hangingChars="90" w:hanging="153"/>
        <w:rPr>
          <w:rFonts w:ascii="맑은 고딕" w:eastAsia="맑은 고딕" w:hAnsi="맑은 고딕" w:cs="함초롬바탕"/>
          <w:b/>
          <w:bCs/>
          <w:color w:val="000000"/>
          <w:spacing w:val="-10"/>
          <w:w w:val="95"/>
          <w:kern w:val="0"/>
          <w:position w:val="1"/>
          <w:szCs w:val="20"/>
          <w:rPrChange w:id="16" w:author="Matthew Yeansoo Jeong" w:date="2026-01-15T14:50:00Z" w16du:dateUtc="2026-01-15T05:50:00Z">
            <w:rPr>
              <w:rFonts w:ascii="맑은 고딕" w:eastAsia="맑은 고딕" w:hAnsi="맑은 고딕"/>
              <w:kern w:val="0"/>
              <w:szCs w:val="20"/>
            </w:rPr>
          </w:rPrChange>
        </w:rPr>
      </w:pPr>
      <w:r w:rsidRPr="0042157B">
        <w:rPr>
          <w:rFonts w:ascii="맑은 고딕" w:eastAsia="맑은 고딕" w:hAnsi="맑은 고딕" w:cs="함초롬바탕" w:hint="eastAsia"/>
          <w:b/>
          <w:bCs/>
          <w:color w:val="000000"/>
          <w:spacing w:val="-10"/>
          <w:w w:val="95"/>
          <w:kern w:val="0"/>
          <w:position w:val="1"/>
          <w:szCs w:val="20"/>
          <w:rPrChange w:id="17" w:author="Matthew Yeansoo Jeong" w:date="2026-01-15T14:50:00Z" w16du:dateUtc="2026-01-15T05:50:00Z">
            <w:rPr>
              <w:rFonts w:ascii="맑은 고딕" w:eastAsia="맑은 고딕" w:hAnsi="맑은 고딕" w:hint="eastAsia"/>
              <w:b/>
              <w:bCs/>
              <w:kern w:val="0"/>
              <w:szCs w:val="20"/>
            </w:rPr>
          </w:rPrChange>
        </w:rPr>
        <w:t>제</w:t>
      </w:r>
      <w:r w:rsidRPr="0042157B">
        <w:rPr>
          <w:rFonts w:ascii="맑은 고딕" w:eastAsia="맑은 고딕" w:hAnsi="맑은 고딕" w:cs="함초롬바탕"/>
          <w:b/>
          <w:bCs/>
          <w:color w:val="000000"/>
          <w:spacing w:val="-10"/>
          <w:w w:val="95"/>
          <w:kern w:val="0"/>
          <w:position w:val="1"/>
          <w:szCs w:val="20"/>
          <w:rPrChange w:id="18" w:author="Matthew Yeansoo Jeong" w:date="2026-01-15T14:50:00Z" w16du:dateUtc="2026-01-15T05:50:00Z">
            <w:rPr>
              <w:rFonts w:ascii="맑은 고딕" w:eastAsia="맑은 고딕" w:hAnsi="맑은 고딕"/>
              <w:b/>
              <w:bCs/>
              <w:kern w:val="0"/>
              <w:szCs w:val="20"/>
            </w:rPr>
          </w:rPrChange>
        </w:rPr>
        <w:t xml:space="preserve"> 1 조 [목적]</w:t>
      </w:r>
      <w:r w:rsidRPr="0042157B">
        <w:rPr>
          <w:rFonts w:ascii="맑은 고딕" w:eastAsia="맑은 고딕" w:hAnsi="맑은 고딕" w:cs="함초롬바탕"/>
          <w:b/>
          <w:bCs/>
          <w:color w:val="000000"/>
          <w:spacing w:val="-10"/>
          <w:w w:val="95"/>
          <w:kern w:val="0"/>
          <w:position w:val="1"/>
          <w:szCs w:val="20"/>
          <w:rPrChange w:id="19" w:author="Matthew Yeansoo Jeong" w:date="2026-01-15T14:50:00Z" w16du:dateUtc="2026-01-15T05:50:00Z">
            <w:rPr>
              <w:rFonts w:ascii="맑은 고딕" w:eastAsia="맑은 고딕" w:hAnsi="맑은 고딕"/>
              <w:kern w:val="0"/>
              <w:szCs w:val="20"/>
            </w:rPr>
          </w:rPrChange>
        </w:rPr>
        <w:t xml:space="preserve"> </w:t>
      </w:r>
    </w:p>
    <w:p w14:paraId="20F00B13" w14:textId="0CB9C917" w:rsidR="00D21E04" w:rsidRPr="00CA70C1" w:rsidRDefault="00CA70C1" w:rsidP="00CA70C1">
      <w:pPr>
        <w:wordWrap/>
        <w:rPr>
          <w:rFonts w:ascii="맑은 고딕" w:eastAsia="맑은 고딕" w:hAnsi="맑은 고딕"/>
          <w:kern w:val="0"/>
          <w:szCs w:val="20"/>
        </w:rPr>
      </w:pPr>
      <w:r w:rsidRPr="002D0673">
        <w:rPr>
          <w:rFonts w:ascii="맑은 고딕" w:eastAsia="맑은 고딕" w:hAnsi="맑은 고딕" w:cs="함초롬바탕" w:hint="eastAsia"/>
          <w:spacing w:val="-10"/>
          <w:w w:val="95"/>
          <w:position w:val="1"/>
          <w:szCs w:val="20"/>
        </w:rPr>
        <w:t>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szCs w:val="20"/>
          <w:rPrChange w:id="2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2D0673">
        <w:rPr>
          <w:rFonts w:ascii="맑은 고딕" w:eastAsia="맑은 고딕" w:hAnsi="맑은 고딕" w:cs="함초롬바탕" w:hint="eastAsia"/>
          <w:spacing w:val="-10"/>
          <w:w w:val="95"/>
          <w:position w:val="1"/>
          <w:szCs w:val="20"/>
        </w:rPr>
        <w:t>규정은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szCs w:val="20"/>
          <w:rPrChange w:id="2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del w:id="22" w:author="Matthew Yeansoo Jeong" w:date="2025-12-29T16:39:00Z" w16du:dateUtc="2025-12-29T07:39:00Z">
        <w:r w:rsidRPr="00CA70C1" w:rsidDel="009B1A1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szCs w:val="20"/>
            <w:rPrChange w:id="2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자금의</w:delText>
        </w:r>
        <w:r w:rsidRPr="00CA70C1" w:rsidDel="009B1A1A">
          <w:rPr>
            <w:rFonts w:ascii="맑은 고딕" w:eastAsia="맑은 고딕" w:hAnsi="맑은 고딕" w:cs="함초롬바탕"/>
            <w:spacing w:val="-10"/>
            <w:w w:val="95"/>
            <w:position w:val="1"/>
            <w:szCs w:val="20"/>
            <w:rPrChange w:id="24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9B1A1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szCs w:val="20"/>
            <w:rPrChange w:id="2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효율적인</w:delText>
        </w:r>
        <w:r w:rsidRPr="00CA70C1" w:rsidDel="009B1A1A">
          <w:rPr>
            <w:rFonts w:ascii="맑은 고딕" w:eastAsia="맑은 고딕" w:hAnsi="맑은 고딕" w:cs="함초롬바탕"/>
            <w:spacing w:val="-10"/>
            <w:w w:val="95"/>
            <w:position w:val="1"/>
            <w:szCs w:val="20"/>
            <w:rPrChange w:id="26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9B1A1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szCs w:val="20"/>
            <w:rPrChange w:id="2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운용을</w:delText>
        </w:r>
        <w:r w:rsidRPr="00CA70C1" w:rsidDel="009B1A1A">
          <w:rPr>
            <w:rFonts w:ascii="맑은 고딕" w:eastAsia="맑은 고딕" w:hAnsi="맑은 고딕" w:cs="함초롬바탕"/>
            <w:spacing w:val="-10"/>
            <w:w w:val="95"/>
            <w:position w:val="1"/>
            <w:szCs w:val="20"/>
            <w:rPrChange w:id="28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9B1A1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szCs w:val="20"/>
            <w:rPrChange w:id="2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도모함을</w:delText>
        </w:r>
        <w:r w:rsidRPr="00CA70C1" w:rsidDel="009B1A1A">
          <w:rPr>
            <w:rFonts w:ascii="맑은 고딕" w:eastAsia="맑은 고딕" w:hAnsi="맑은 고딕" w:cs="함초롬바탕"/>
            <w:spacing w:val="-10"/>
            <w:w w:val="95"/>
            <w:position w:val="1"/>
            <w:szCs w:val="20"/>
            <w:rPrChange w:id="3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9B1A1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szCs w:val="20"/>
            <w:rPrChange w:id="3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목적으로</w:delText>
        </w:r>
        <w:r w:rsidRPr="00CA70C1" w:rsidDel="009B1A1A">
          <w:rPr>
            <w:rFonts w:ascii="맑은 고딕" w:eastAsia="맑은 고딕" w:hAnsi="맑은 고딕" w:cs="함초롬바탕"/>
            <w:spacing w:val="-10"/>
            <w:w w:val="95"/>
            <w:position w:val="1"/>
            <w:szCs w:val="20"/>
            <w:rPrChange w:id="3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9B1A1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szCs w:val="20"/>
            <w:rPrChange w:id="3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한다</w:delText>
        </w:r>
      </w:del>
      <w:ins w:id="34" w:author="Matthew Yeansoo Jeong" w:date="2025-12-29T16:39:00Z" w16du:dateUtc="2025-12-29T07:39:00Z">
        <w:r w:rsidR="009B1A1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szCs w:val="20"/>
          </w:rPr>
          <w:t>회사의 금융자산을 효율적으로 운용하고 재무적 리스크를 체계적으로 관리하여, 기업 가</w:t>
        </w:r>
      </w:ins>
      <w:ins w:id="35" w:author="Matthew Yeansoo Jeong" w:date="2025-12-29T16:40:00Z" w16du:dateUtc="2025-12-29T07:40:00Z">
        <w:r w:rsidR="009B1A1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szCs w:val="20"/>
          </w:rPr>
          <w:t>치 보전 및 경영 안정성을 확보함을 목적으로 한다</w:t>
        </w:r>
      </w:ins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szCs w:val="20"/>
        </w:rPr>
        <w:t>.</w:t>
      </w:r>
    </w:p>
    <w:p w14:paraId="33E58D2D" w14:textId="77777777" w:rsidR="00D21E04" w:rsidRDefault="00D21E04" w:rsidP="001E0A46">
      <w:pPr>
        <w:wordWrap/>
        <w:rPr>
          <w:ins w:id="36" w:author="Matthew Yeansoo Jeong" w:date="2026-01-15T14:49:00Z" w16du:dateUtc="2026-01-15T05:49:00Z"/>
          <w:rFonts w:ascii="맑은 고딕" w:eastAsia="맑은 고딕" w:hAnsi="맑은 고딕"/>
          <w:kern w:val="0"/>
          <w:szCs w:val="20"/>
        </w:rPr>
      </w:pPr>
    </w:p>
    <w:p w14:paraId="1239A5EF" w14:textId="67E8BE54" w:rsidR="009B1A1A" w:rsidRDefault="009B1A1A" w:rsidP="009B1A1A">
      <w:pPr>
        <w:wordWrap/>
        <w:ind w:left="153" w:hangingChars="90" w:hanging="153"/>
        <w:rPr>
          <w:ins w:id="37" w:author="Matthew Yeansoo Jeong" w:date="2025-12-29T16:41:00Z" w16du:dateUtc="2025-12-29T07:41:00Z"/>
          <w:rFonts w:ascii="맑은 고딕" w:eastAsia="맑은 고딕" w:hAnsi="맑은 고딕"/>
          <w:kern w:val="0"/>
          <w:szCs w:val="20"/>
        </w:rPr>
      </w:pPr>
      <w:ins w:id="38" w:author="Matthew Yeansoo Jeong" w:date="2025-12-29T16:40:00Z" w16du:dateUtc="2025-12-29T07:40:00Z">
        <w:r w:rsidRPr="0042157B">
          <w:rPr>
            <w:rFonts w:ascii="맑은 고딕" w:eastAsia="맑은 고딕" w:hAnsi="맑은 고딕" w:cs="함초롬바탕" w:hint="eastAsia"/>
            <w:b/>
            <w:bCs/>
            <w:color w:val="000000"/>
            <w:spacing w:val="-10"/>
            <w:w w:val="95"/>
            <w:kern w:val="0"/>
            <w:position w:val="1"/>
            <w:szCs w:val="20"/>
            <w:rPrChange w:id="39" w:author="Matthew Yeansoo Jeong" w:date="2026-01-15T14:50:00Z" w16du:dateUtc="2026-01-15T05:50:00Z">
              <w:rPr>
                <w:rFonts w:ascii="맑은 고딕" w:eastAsia="맑은 고딕" w:hAnsi="맑은 고딕" w:hint="eastAsia"/>
                <w:b/>
                <w:bCs/>
                <w:kern w:val="0"/>
                <w:szCs w:val="20"/>
              </w:rPr>
            </w:rPrChange>
          </w:rPr>
          <w:t>제</w:t>
        </w:r>
        <w:r w:rsidRPr="0042157B">
          <w:rPr>
            <w:rFonts w:ascii="맑은 고딕" w:eastAsia="맑은 고딕" w:hAnsi="맑은 고딕" w:cs="함초롬바탕"/>
            <w:b/>
            <w:bCs/>
            <w:color w:val="000000"/>
            <w:spacing w:val="-10"/>
            <w:w w:val="95"/>
            <w:kern w:val="0"/>
            <w:position w:val="1"/>
            <w:szCs w:val="20"/>
            <w:rPrChange w:id="40" w:author="Matthew Yeansoo Jeong" w:date="2026-01-15T14:50:00Z" w16du:dateUtc="2026-01-15T05:50:00Z">
              <w:rPr>
                <w:rFonts w:ascii="맑은 고딕" w:eastAsia="맑은 고딕" w:hAnsi="맑은 고딕"/>
                <w:b/>
                <w:bCs/>
                <w:kern w:val="0"/>
                <w:szCs w:val="20"/>
              </w:rPr>
            </w:rPrChange>
          </w:rPr>
          <w:t xml:space="preserve"> 2 조 [운용 원칙]</w:t>
        </w:r>
        <w:r w:rsidRPr="00413714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  <w:szCs w:val="20"/>
            <w:rPrChange w:id="41" w:author="Matthew Yeansoo Jeong" w:date="2026-01-15T14:22:00Z" w16du:dateUtc="2026-01-15T05:22:00Z">
              <w:rPr>
                <w:rFonts w:ascii="맑은 고딕" w:eastAsia="맑은 고딕" w:hAnsi="맑은 고딕"/>
                <w:kern w:val="0"/>
                <w:szCs w:val="20"/>
              </w:rPr>
            </w:rPrChange>
          </w:rPr>
          <w:t xml:space="preserve"> </w:t>
        </w:r>
      </w:ins>
      <w:ins w:id="42" w:author="Matthew Yeansoo Jeong" w:date="2026-01-14T10:03:00Z" w16du:dateUtc="2026-01-14T01:03:00Z">
        <w:r w:rsidR="004808B7" w:rsidRPr="0041371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szCs w:val="20"/>
            <w:rPrChange w:id="43" w:author="Matthew Yeansoo Jeong" w:date="2026-01-15T14:22:00Z" w16du:dateUtc="2026-01-15T05:22:00Z">
              <w:rPr>
                <w:rFonts w:ascii="맑은 고딕" w:eastAsia="맑은 고딕" w:hAnsi="맑은 고딕" w:hint="eastAsia"/>
                <w:kern w:val="0"/>
                <w:szCs w:val="20"/>
              </w:rPr>
            </w:rPrChange>
          </w:rPr>
          <w:t>회사</w:t>
        </w:r>
      </w:ins>
      <w:ins w:id="44" w:author="Matthew Yeansoo Jeong" w:date="2025-12-29T16:40:00Z" w16du:dateUtc="2025-12-29T07:40:00Z">
        <w:r w:rsidRPr="0041371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szCs w:val="20"/>
            <w:rPrChange w:id="45" w:author="Matthew Yeansoo Jeong" w:date="2026-01-15T14:22:00Z" w16du:dateUtc="2026-01-15T05:22:00Z">
              <w:rPr>
                <w:rFonts w:ascii="맑은 고딕" w:eastAsia="맑은 고딕" w:hAnsi="맑은 고딕" w:hint="eastAsia"/>
                <w:kern w:val="0"/>
                <w:szCs w:val="20"/>
              </w:rPr>
            </w:rPrChange>
          </w:rPr>
          <w:t>자금</w:t>
        </w:r>
        <w:r w:rsidRPr="00413714">
          <w:rPr>
            <w:rFonts w:ascii="맑은 고딕" w:eastAsia="맑은 고딕" w:hAnsi="맑은 고딕" w:cs="함초롬바탕"/>
            <w:spacing w:val="-10"/>
            <w:w w:val="95"/>
            <w:position w:val="1"/>
            <w:szCs w:val="20"/>
            <w:rPrChange w:id="46" w:author="Matthew Yeansoo Jeong" w:date="2026-01-15T14:22:00Z" w16du:dateUtc="2026-01-15T05:22:00Z">
              <w:rPr>
                <w:rFonts w:ascii="맑은 고딕" w:eastAsia="맑은 고딕" w:hAnsi="맑은 고딕"/>
                <w:kern w:val="0"/>
                <w:szCs w:val="20"/>
              </w:rPr>
            </w:rPrChange>
          </w:rPr>
          <w:t xml:space="preserve"> 운용은 </w:t>
        </w:r>
      </w:ins>
      <w:ins w:id="47" w:author="Matthew Yeansoo Jeong" w:date="2025-12-29T16:41:00Z" w16du:dateUtc="2025-12-29T07:41:00Z">
        <w:r w:rsidRPr="0041371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szCs w:val="20"/>
            <w:rPrChange w:id="48" w:author="Matthew Yeansoo Jeong" w:date="2026-01-15T14:22:00Z" w16du:dateUtc="2026-01-15T05:22:00Z">
              <w:rPr>
                <w:rFonts w:ascii="맑은 고딕" w:eastAsia="맑은 고딕" w:hAnsi="맑은 고딕" w:hint="eastAsia"/>
                <w:kern w:val="0"/>
                <w:szCs w:val="20"/>
              </w:rPr>
            </w:rPrChange>
          </w:rPr>
          <w:t>다음의</w:t>
        </w:r>
        <w:r w:rsidRPr="00413714">
          <w:rPr>
            <w:rFonts w:ascii="맑은 고딕" w:eastAsia="맑은 고딕" w:hAnsi="맑은 고딕" w:cs="함초롬바탕"/>
            <w:spacing w:val="-10"/>
            <w:w w:val="95"/>
            <w:position w:val="1"/>
            <w:szCs w:val="20"/>
            <w:rPrChange w:id="49" w:author="Matthew Yeansoo Jeong" w:date="2026-01-15T14:22:00Z" w16du:dateUtc="2026-01-15T05:22:00Z">
              <w:rPr>
                <w:rFonts w:ascii="맑은 고딕" w:eastAsia="맑은 고딕" w:hAnsi="맑은 고딕"/>
                <w:kern w:val="0"/>
                <w:szCs w:val="20"/>
              </w:rPr>
            </w:rPrChange>
          </w:rPr>
          <w:t xml:space="preserve"> 우선순위를 준수한다.</w:t>
        </w:r>
      </w:ins>
    </w:p>
    <w:p w14:paraId="5F5709B5" w14:textId="0723ABF4" w:rsidR="009B1A1A" w:rsidRPr="00413714" w:rsidRDefault="009B1A1A" w:rsidP="009B1A1A">
      <w:pPr>
        <w:pStyle w:val="afe"/>
        <w:numPr>
          <w:ilvl w:val="0"/>
          <w:numId w:val="29"/>
        </w:numPr>
        <w:wordWrap/>
        <w:ind w:leftChars="0"/>
        <w:rPr>
          <w:ins w:id="50" w:author="Matthew Yeansoo Jeong" w:date="2025-12-29T16:41:00Z" w16du:dateUtc="2025-12-29T07:41:00Z"/>
          <w:rFonts w:ascii="맑은 고딕" w:eastAsia="맑은 고딕" w:hAnsi="맑은 고딕" w:cs="함초롬바탕"/>
          <w:spacing w:val="-10"/>
          <w:w w:val="95"/>
          <w:position w:val="1"/>
          <w:szCs w:val="20"/>
          <w:rPrChange w:id="51" w:author="Matthew Yeansoo Jeong" w:date="2026-01-15T14:22:00Z" w16du:dateUtc="2026-01-15T05:22:00Z">
            <w:rPr>
              <w:ins w:id="52" w:author="Matthew Yeansoo Jeong" w:date="2025-12-29T16:41:00Z" w16du:dateUtc="2025-12-29T07:41:00Z"/>
              <w:rFonts w:ascii="맑은 고딕" w:eastAsia="맑은 고딕" w:hAnsi="맑은 고딕"/>
              <w:kern w:val="0"/>
              <w:szCs w:val="20"/>
            </w:rPr>
          </w:rPrChange>
        </w:rPr>
      </w:pPr>
      <w:ins w:id="53" w:author="Matthew Yeansoo Jeong" w:date="2025-12-29T16:41:00Z" w16du:dateUtc="2025-12-29T07:41:00Z">
        <w:r w:rsidRPr="0041371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szCs w:val="20"/>
            <w:rPrChange w:id="54" w:author="Matthew Yeansoo Jeong" w:date="2026-01-15T14:22:00Z" w16du:dateUtc="2026-01-15T05:22:00Z">
              <w:rPr>
                <w:rFonts w:ascii="맑은 고딕" w:eastAsia="맑은 고딕" w:hAnsi="맑은 고딕" w:hint="eastAsia"/>
                <w:kern w:val="0"/>
                <w:szCs w:val="20"/>
              </w:rPr>
            </w:rPrChange>
          </w:rPr>
          <w:t>안정성</w:t>
        </w:r>
        <w:r w:rsidRPr="00413714">
          <w:rPr>
            <w:rFonts w:ascii="맑은 고딕" w:eastAsia="맑은 고딕" w:hAnsi="맑은 고딕" w:cs="함초롬바탕"/>
            <w:spacing w:val="-10"/>
            <w:w w:val="95"/>
            <w:position w:val="1"/>
            <w:szCs w:val="20"/>
            <w:rPrChange w:id="55" w:author="Matthew Yeansoo Jeong" w:date="2026-01-15T14:22:00Z" w16du:dateUtc="2026-01-15T05:22:00Z">
              <w:rPr>
                <w:rFonts w:ascii="맑은 고딕" w:eastAsia="맑은 고딕" w:hAnsi="맑은 고딕"/>
                <w:kern w:val="0"/>
                <w:szCs w:val="20"/>
              </w:rPr>
            </w:rPrChange>
          </w:rPr>
          <w:t>(Safety): 원금 보전을 최우선으로 하며, 투기적 거래를 엄격히 금지한다.</w:t>
        </w:r>
      </w:ins>
    </w:p>
    <w:p w14:paraId="016BEA49" w14:textId="30C79BA7" w:rsidR="009B1A1A" w:rsidRPr="00413714" w:rsidRDefault="009B1A1A" w:rsidP="009B1A1A">
      <w:pPr>
        <w:pStyle w:val="afe"/>
        <w:numPr>
          <w:ilvl w:val="0"/>
          <w:numId w:val="29"/>
        </w:numPr>
        <w:wordWrap/>
        <w:ind w:leftChars="0"/>
        <w:rPr>
          <w:ins w:id="56" w:author="Matthew Yeansoo Jeong" w:date="2025-12-29T16:41:00Z" w16du:dateUtc="2025-12-29T07:41:00Z"/>
          <w:rFonts w:ascii="맑은 고딕" w:eastAsia="맑은 고딕" w:hAnsi="맑은 고딕" w:cs="함초롬바탕"/>
          <w:spacing w:val="-10"/>
          <w:w w:val="95"/>
          <w:position w:val="1"/>
          <w:szCs w:val="20"/>
          <w:rPrChange w:id="57" w:author="Matthew Yeansoo Jeong" w:date="2026-01-15T14:22:00Z" w16du:dateUtc="2026-01-15T05:22:00Z">
            <w:rPr>
              <w:ins w:id="58" w:author="Matthew Yeansoo Jeong" w:date="2025-12-29T16:41:00Z" w16du:dateUtc="2025-12-29T07:41:00Z"/>
              <w:rFonts w:ascii="맑은 고딕" w:eastAsia="맑은 고딕" w:hAnsi="맑은 고딕"/>
              <w:kern w:val="0"/>
              <w:szCs w:val="20"/>
            </w:rPr>
          </w:rPrChange>
        </w:rPr>
      </w:pPr>
      <w:ins w:id="59" w:author="Matthew Yeansoo Jeong" w:date="2025-12-29T16:41:00Z" w16du:dateUtc="2025-12-29T07:41:00Z">
        <w:r w:rsidRPr="0041371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szCs w:val="20"/>
            <w:rPrChange w:id="60" w:author="Matthew Yeansoo Jeong" w:date="2026-01-15T14:22:00Z" w16du:dateUtc="2026-01-15T05:22:00Z">
              <w:rPr>
                <w:rFonts w:ascii="맑은 고딕" w:eastAsia="맑은 고딕" w:hAnsi="맑은 고딕" w:hint="eastAsia"/>
                <w:kern w:val="0"/>
                <w:szCs w:val="20"/>
              </w:rPr>
            </w:rPrChange>
          </w:rPr>
          <w:t>유동성</w:t>
        </w:r>
        <w:r w:rsidRPr="00413714">
          <w:rPr>
            <w:rFonts w:ascii="맑은 고딕" w:eastAsia="맑은 고딕" w:hAnsi="맑은 고딕" w:cs="함초롬바탕"/>
            <w:spacing w:val="-10"/>
            <w:w w:val="95"/>
            <w:position w:val="1"/>
            <w:szCs w:val="20"/>
            <w:rPrChange w:id="61" w:author="Matthew Yeansoo Jeong" w:date="2026-01-15T14:22:00Z" w16du:dateUtc="2026-01-15T05:22:00Z">
              <w:rPr>
                <w:rFonts w:ascii="맑은 고딕" w:eastAsia="맑은 고딕" w:hAnsi="맑은 고딕"/>
                <w:kern w:val="0"/>
                <w:szCs w:val="20"/>
              </w:rPr>
            </w:rPrChange>
          </w:rPr>
          <w:t>(Liquidity): 적기 지급 능력을 확보하여 흑자 부도를 방지한다.</w:t>
        </w:r>
      </w:ins>
    </w:p>
    <w:p w14:paraId="253AB0DC" w14:textId="31A94BB6" w:rsidR="009B1A1A" w:rsidRPr="00413714" w:rsidRDefault="009B1A1A">
      <w:pPr>
        <w:pStyle w:val="afe"/>
        <w:numPr>
          <w:ilvl w:val="0"/>
          <w:numId w:val="29"/>
        </w:numPr>
        <w:wordWrap/>
        <w:ind w:leftChars="0"/>
        <w:rPr>
          <w:ins w:id="62" w:author="Matthew Yeansoo Jeong" w:date="2025-12-29T16:40:00Z" w16du:dateUtc="2025-12-29T07:40:00Z"/>
          <w:rFonts w:ascii="맑은 고딕" w:eastAsia="맑은 고딕" w:hAnsi="맑은 고딕" w:cs="함초롬바탕"/>
          <w:spacing w:val="-10"/>
          <w:w w:val="95"/>
          <w:position w:val="1"/>
          <w:szCs w:val="20"/>
          <w:rPrChange w:id="63" w:author="Matthew Yeansoo Jeong" w:date="2026-01-15T14:22:00Z" w16du:dateUtc="2026-01-15T05:22:00Z">
            <w:rPr>
              <w:ins w:id="64" w:author="Matthew Yeansoo Jeong" w:date="2025-12-29T16:40:00Z" w16du:dateUtc="2025-12-29T07:40:00Z"/>
            </w:rPr>
          </w:rPrChange>
        </w:rPr>
        <w:pPrChange w:id="65" w:author="Matthew Yeansoo Jeong" w:date="2025-12-29T16:41:00Z" w16du:dateUtc="2025-12-29T07:41:00Z">
          <w:pPr>
            <w:wordWrap/>
            <w:ind w:left="180" w:hangingChars="90" w:hanging="180"/>
          </w:pPr>
        </w:pPrChange>
      </w:pPr>
      <w:ins w:id="66" w:author="Matthew Yeansoo Jeong" w:date="2025-12-29T16:41:00Z" w16du:dateUtc="2025-12-29T07:41:00Z">
        <w:r w:rsidRPr="0041371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szCs w:val="20"/>
            <w:rPrChange w:id="67" w:author="Matthew Yeansoo Jeong" w:date="2026-01-15T14:22:00Z" w16du:dateUtc="2026-01-15T05:22:00Z">
              <w:rPr>
                <w:rFonts w:ascii="맑은 고딕" w:eastAsia="맑은 고딕" w:hAnsi="맑은 고딕" w:hint="eastAsia"/>
                <w:kern w:val="0"/>
                <w:szCs w:val="20"/>
              </w:rPr>
            </w:rPrChange>
          </w:rPr>
          <w:t>수익성</w:t>
        </w:r>
        <w:r w:rsidRPr="00413714">
          <w:rPr>
            <w:rFonts w:ascii="맑은 고딕" w:eastAsia="맑은 고딕" w:hAnsi="맑은 고딕" w:cs="함초롬바탕"/>
            <w:spacing w:val="-10"/>
            <w:w w:val="95"/>
            <w:position w:val="1"/>
            <w:szCs w:val="20"/>
            <w:rPrChange w:id="68" w:author="Matthew Yeansoo Jeong" w:date="2026-01-15T14:22:00Z" w16du:dateUtc="2026-01-15T05:22:00Z">
              <w:rPr>
                <w:rFonts w:ascii="맑은 고딕" w:eastAsia="맑은 고딕" w:hAnsi="맑은 고딕"/>
                <w:kern w:val="0"/>
                <w:szCs w:val="20"/>
              </w:rPr>
            </w:rPrChange>
          </w:rPr>
          <w:t>(Yield): 위 두</w:t>
        </w:r>
      </w:ins>
      <w:ins w:id="69" w:author="Matthew Yeansoo Jeong" w:date="2025-12-29T16:42:00Z" w16du:dateUtc="2025-12-29T07:42:00Z">
        <w:r w:rsidRPr="00413714">
          <w:rPr>
            <w:rFonts w:ascii="맑은 고딕" w:eastAsia="맑은 고딕" w:hAnsi="맑은 고딕" w:cs="함초롬바탕"/>
            <w:spacing w:val="-10"/>
            <w:w w:val="95"/>
            <w:position w:val="1"/>
            <w:szCs w:val="20"/>
            <w:rPrChange w:id="70" w:author="Matthew Yeansoo Jeong" w:date="2026-01-15T14:22:00Z" w16du:dateUtc="2026-01-15T05:22:00Z">
              <w:rPr>
                <w:rFonts w:ascii="맑은 고딕" w:eastAsia="맑은 고딕" w:hAnsi="맑은 고딕"/>
                <w:kern w:val="0"/>
                <w:szCs w:val="20"/>
              </w:rPr>
            </w:rPrChange>
          </w:rPr>
          <w:t xml:space="preserve"> 원칙을 충족하는 범위 내에서 최적의 수익을 추구한다.</w:t>
        </w:r>
      </w:ins>
    </w:p>
    <w:p w14:paraId="1F79EC4D" w14:textId="77777777" w:rsidR="009B1A1A" w:rsidRPr="00FA545C" w:rsidRDefault="009B1A1A" w:rsidP="001E0A46">
      <w:pPr>
        <w:wordWrap/>
        <w:rPr>
          <w:ins w:id="71" w:author="Matthew Yeansoo Jeong" w:date="2026-01-15T14:49:00Z" w16du:dateUtc="2026-01-15T05:49:00Z"/>
          <w:rFonts w:ascii="맑은 고딕" w:eastAsia="맑은 고딕" w:hAnsi="맑은 고딕"/>
          <w:kern w:val="0"/>
          <w:szCs w:val="20"/>
        </w:rPr>
      </w:pPr>
    </w:p>
    <w:p w14:paraId="522A9F1A" w14:textId="7A105279" w:rsidR="009B1A1A" w:rsidRPr="0042157B" w:rsidDel="009B1A1A" w:rsidRDefault="009B1A1A">
      <w:pPr>
        <w:pStyle w:val="a5"/>
        <w:rPr>
          <w:del w:id="72" w:author="Matthew Yeansoo Jeong" w:date="2025-12-29T16:42:00Z" w16du:dateUtc="2025-12-29T07:42:00Z"/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73" w:author="Matthew Yeansoo Jeong" w:date="2026-01-15T14:49:00Z" w16du:dateUtc="2026-01-15T05:49:00Z">
            <w:rPr>
              <w:del w:id="74" w:author="Matthew Yeansoo Jeong" w:date="2025-12-29T16:42:00Z" w16du:dateUtc="2025-12-29T07:42:00Z"/>
              <w:rFonts w:ascii="맑은 고딕" w:eastAsia="맑은 고딕" w:hAnsi="맑은 고딕"/>
              <w:kern w:val="0"/>
              <w:szCs w:val="20"/>
            </w:rPr>
          </w:rPrChange>
        </w:rPr>
        <w:pPrChange w:id="75" w:author="Matthew Yeansoo Jeong" w:date="2026-01-15T14:49:00Z" w16du:dateUtc="2026-01-15T05:49:00Z">
          <w:pPr>
            <w:wordWrap/>
          </w:pPr>
        </w:pPrChange>
      </w:pPr>
    </w:p>
    <w:p w14:paraId="0865D6CF" w14:textId="4DB0A501" w:rsidR="00D21E04" w:rsidRPr="0042157B" w:rsidRDefault="00D21E04">
      <w:pPr>
        <w:pStyle w:val="a5"/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76" w:author="Matthew Yeansoo Jeong" w:date="2026-01-15T14:49:00Z" w16du:dateUtc="2026-01-15T05:49:00Z">
            <w:rPr>
              <w:rFonts w:ascii="맑은 고딕" w:eastAsia="맑은 고딕" w:hAnsi="맑은 고딕"/>
              <w:kern w:val="0"/>
              <w:szCs w:val="20"/>
            </w:rPr>
          </w:rPrChange>
        </w:rPr>
        <w:pPrChange w:id="77" w:author="Matthew Yeansoo Jeong" w:date="2026-01-15T14:49:00Z" w16du:dateUtc="2026-01-15T05:49:00Z">
          <w:pPr>
            <w:wordWrap/>
            <w:ind w:left="180" w:hangingChars="90" w:hanging="180"/>
          </w:pPr>
        </w:pPrChange>
      </w:pPr>
      <w:r w:rsidRPr="0042157B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78" w:author="Matthew Yeansoo Jeong" w:date="2026-01-15T14:49:00Z" w16du:dateUtc="2026-01-15T05:49:00Z">
            <w:rPr>
              <w:rFonts w:ascii="맑은 고딕" w:eastAsia="맑은 고딕" w:hAnsi="맑은 고딕" w:hint="eastAsia"/>
              <w:b/>
              <w:bCs/>
            </w:rPr>
          </w:rPrChange>
        </w:rPr>
        <w:t>제</w:t>
      </w:r>
      <w:r w:rsidRPr="0042157B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79" w:author="Matthew Yeansoo Jeong" w:date="2026-01-15T14:49:00Z" w16du:dateUtc="2026-01-15T05:49:00Z">
            <w:rPr>
              <w:rFonts w:ascii="맑은 고딕" w:eastAsia="맑은 고딕" w:hAnsi="맑은 고딕"/>
              <w:b/>
              <w:bCs/>
            </w:rPr>
          </w:rPrChange>
        </w:rPr>
        <w:t xml:space="preserve"> </w:t>
      </w:r>
      <w:del w:id="80" w:author="Matthew Yeansoo Jeong" w:date="2025-12-29T16:42:00Z" w16du:dateUtc="2025-12-29T07:42:00Z">
        <w:r w:rsidRPr="0042157B" w:rsidDel="009B1A1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  <w:rPrChange w:id="81" w:author="Matthew Yeansoo Jeong" w:date="2026-01-15T14:49:00Z" w16du:dateUtc="2026-01-15T05:49:00Z">
              <w:rPr>
                <w:rFonts w:ascii="맑은 고딕" w:eastAsia="맑은 고딕" w:hAnsi="맑은 고딕"/>
                <w:b/>
                <w:bCs/>
              </w:rPr>
            </w:rPrChange>
          </w:rPr>
          <w:delText xml:space="preserve">2 </w:delText>
        </w:r>
      </w:del>
      <w:ins w:id="82" w:author="Matthew Yeansoo Jeong" w:date="2025-12-29T16:42:00Z" w16du:dateUtc="2025-12-29T07:42:00Z">
        <w:r w:rsidR="009B1A1A" w:rsidRPr="0042157B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  <w:rPrChange w:id="83" w:author="Matthew Yeansoo Jeong" w:date="2026-01-15T14:49:00Z" w16du:dateUtc="2026-01-15T05:49:00Z">
              <w:rPr>
                <w:rFonts w:ascii="맑은 고딕" w:eastAsia="맑은 고딕" w:hAnsi="맑은 고딕"/>
                <w:b/>
                <w:bCs/>
              </w:rPr>
            </w:rPrChange>
          </w:rPr>
          <w:t xml:space="preserve">3 </w:t>
        </w:r>
      </w:ins>
      <w:r w:rsidRPr="0042157B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84" w:author="Matthew Yeansoo Jeong" w:date="2026-01-15T14:49:00Z" w16du:dateUtc="2026-01-15T05:49:00Z">
            <w:rPr>
              <w:rFonts w:ascii="맑은 고딕" w:eastAsia="맑은 고딕" w:hAnsi="맑은 고딕" w:hint="eastAsia"/>
              <w:b/>
              <w:bCs/>
            </w:rPr>
          </w:rPrChange>
        </w:rPr>
        <w:t>조</w:t>
      </w:r>
      <w:r w:rsidRPr="0042157B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85" w:author="Matthew Yeansoo Jeong" w:date="2026-01-15T14:49:00Z" w16du:dateUtc="2026-01-15T05:49:00Z">
            <w:rPr>
              <w:rFonts w:ascii="맑은 고딕" w:eastAsia="맑은 고딕" w:hAnsi="맑은 고딕"/>
              <w:b/>
              <w:bCs/>
            </w:rPr>
          </w:rPrChange>
        </w:rPr>
        <w:t xml:space="preserve"> [</w:t>
      </w:r>
      <w:r w:rsidR="00CA70C1" w:rsidRPr="0042157B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86" w:author="Matthew Yeansoo Jeong" w:date="2026-01-15T14:49:00Z" w16du:dateUtc="2026-01-15T05:49:00Z">
            <w:rPr>
              <w:rFonts w:ascii="맑은 고딕" w:eastAsia="맑은 고딕" w:hAnsi="맑은 고딕" w:hint="eastAsia"/>
              <w:b/>
              <w:bCs/>
            </w:rPr>
          </w:rPrChange>
        </w:rPr>
        <w:t>적용범위</w:t>
      </w:r>
      <w:r w:rsidRPr="0042157B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87" w:author="Matthew Yeansoo Jeong" w:date="2026-01-15T14:49:00Z" w16du:dateUtc="2026-01-15T05:49:00Z">
            <w:rPr>
              <w:rFonts w:ascii="맑은 고딕" w:eastAsia="맑은 고딕" w:hAnsi="맑은 고딕"/>
              <w:b/>
              <w:bCs/>
            </w:rPr>
          </w:rPrChange>
        </w:rPr>
        <w:t>]</w:t>
      </w:r>
      <w:r w:rsidRPr="0042157B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88" w:author="Matthew Yeansoo Jeong" w:date="2026-01-15T14:49:00Z" w16du:dateUtc="2026-01-15T05:49:00Z">
            <w:rPr>
              <w:rFonts w:ascii="맑은 고딕" w:eastAsia="맑은 고딕" w:hAnsi="맑은 고딕"/>
            </w:rPr>
          </w:rPrChange>
        </w:rPr>
        <w:t xml:space="preserve"> </w:t>
      </w:r>
    </w:p>
    <w:p w14:paraId="3E92D97D" w14:textId="77777777" w:rsidR="00CA70C1" w:rsidRPr="004358E0" w:rsidRDefault="00CA70C1" w:rsidP="00CA70C1">
      <w:pPr>
        <w:pStyle w:val="a5"/>
        <w:rPr>
          <w:rFonts w:ascii="맑은 고딕" w:eastAsia="맑은 고딕" w:hAnsi="맑은 고딕"/>
        </w:rPr>
      </w:pP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4358E0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운용에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관하여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정관에서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4358E0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정한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것을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제외하고는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0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0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02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0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규정이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04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0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정하는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0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0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바에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0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0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따른다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110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52C5FBEA" w14:textId="77777777" w:rsidR="0042157B" w:rsidRPr="00CA70C1" w:rsidRDefault="0042157B" w:rsidP="001E0A46">
      <w:pPr>
        <w:wordWrap/>
        <w:rPr>
          <w:rFonts w:ascii="맑은 고딕" w:eastAsia="맑은 고딕" w:hAnsi="맑은 고딕"/>
          <w:kern w:val="0"/>
          <w:szCs w:val="20"/>
        </w:rPr>
      </w:pPr>
    </w:p>
    <w:p w14:paraId="48CF106B" w14:textId="0C19665B" w:rsidR="00CA70C1" w:rsidRPr="00CA70C1" w:rsidRDefault="00CA70C1" w:rsidP="00CA70C1">
      <w:pPr>
        <w:pStyle w:val="a5"/>
        <w:rPr>
          <w:rFonts w:ascii="맑은 고딕" w:eastAsia="맑은 고딕" w:hAnsi="맑은 고딕"/>
          <w:b/>
          <w:bCs/>
          <w:rPrChange w:id="111" w:author="Isaac Cheolsu Lee" w:date="2024-01-02T14:09:00Z">
            <w:rPr>
              <w:rFonts w:ascii="바탕체" w:eastAsia="바탕체" w:hAnsi="바탕체"/>
            </w:rPr>
          </w:rPrChange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1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113" w:author="Matthew Yeansoo Jeong" w:date="2025-12-29T16:42:00Z" w16du:dateUtc="2025-12-29T07:42:00Z">
        <w:r w:rsidRPr="00CA70C1" w:rsidDel="009B1A1A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114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3</w:delText>
        </w:r>
        <w:r w:rsidRPr="00CA70C1" w:rsidDel="009B1A1A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 xml:space="preserve"> </w:delText>
        </w:r>
      </w:del>
      <w:ins w:id="115" w:author="Matthew Yeansoo Jeong" w:date="2025-12-29T16:42:00Z" w16du:dateUtc="2025-12-29T07:42:00Z">
        <w:r w:rsidR="009B1A1A"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4</w:t>
        </w:r>
        <w:r w:rsidR="009B1A1A" w:rsidRPr="00CA70C1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1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1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 w:rsidRPr="004358E0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용어의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1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1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정의</w:t>
      </w:r>
      <w:r w:rsidRPr="00CA70C1">
        <w:rPr>
          <w:rFonts w:ascii="맑은 고딕" w:eastAsia="맑은 고딕" w:hAnsi="맑은 고딕"/>
          <w:b/>
          <w:bCs/>
          <w:spacing w:val="-10"/>
          <w:w w:val="95"/>
          <w:position w:val="1"/>
        </w:rPr>
        <w:t>]</w:t>
      </w:r>
    </w:p>
    <w:p w14:paraId="4AB5A1B3" w14:textId="7FA95042" w:rsidR="00CA70C1" w:rsidRPr="000151A3" w:rsidRDefault="00CA70C1" w:rsidP="00CA70C1">
      <w:pPr>
        <w:pStyle w:val="a5"/>
        <w:rPr>
          <w:rFonts w:ascii="맑은 고딕" w:eastAsia="맑은 고딕" w:hAnsi="맑은 고딕" w:cs="함초롬바탕"/>
          <w:spacing w:val="-10"/>
          <w:w w:val="95"/>
          <w:position w:val="1"/>
          <w:rPrChange w:id="120" w:author="Matthew Yeansoo Jeong" w:date="2026-01-20T09:42:00Z" w16du:dateUtc="2026-01-20T00:42:00Z">
            <w:rPr>
              <w:rFonts w:ascii="바탕체" w:eastAsia="바탕체" w:hAnsi="바탕체"/>
            </w:rPr>
          </w:rPrChange>
        </w:rPr>
      </w:pP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①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2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4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규정에서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4358E0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사용하는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용어의</w:t>
      </w:r>
      <w:r w:rsidRPr="004358E0">
        <w:rPr>
          <w:rFonts w:ascii="맑은 고딕" w:eastAsia="맑은 고딕" w:hAnsi="맑은 고딕" w:cs="함초롬바탕"/>
          <w:spacing w:val="-10"/>
          <w:w w:val="95"/>
          <w:position w:val="1"/>
        </w:rPr>
        <w:t xml:space="preserve"> </w:t>
      </w:r>
      <w:r w:rsidRPr="004358E0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정의는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4358E0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다음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3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3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각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32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3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호와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34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3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같다</w:t>
      </w:r>
      <w:r w:rsidRPr="000151A3">
        <w:rPr>
          <w:rFonts w:ascii="맑은 고딕" w:eastAsia="맑은 고딕" w:hAnsi="맑은 고딕" w:cs="함초롬바탕"/>
          <w:spacing w:val="-10"/>
          <w:w w:val="95"/>
          <w:position w:val="1"/>
          <w:rPrChange w:id="136" w:author="Matthew Yeansoo Jeong" w:date="2026-01-20T09:42:00Z" w16du:dateUtc="2026-01-20T00:42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35093F26" w14:textId="77777777" w:rsidR="00CA70C1" w:rsidRPr="00CA70C1" w:rsidRDefault="00CA70C1">
      <w:pPr>
        <w:pStyle w:val="a5"/>
        <w:ind w:leftChars="100" w:left="200"/>
        <w:rPr>
          <w:rFonts w:ascii="맑은 고딕" w:eastAsia="맑은 고딕" w:hAnsi="맑은 고딕"/>
          <w:rPrChange w:id="137" w:author="Isaac Cheolsu Lee" w:date="2024-01-02T14:09:00Z">
            <w:rPr>
              <w:rFonts w:ascii="바탕체" w:eastAsia="바탕체" w:hAnsi="바탕체"/>
            </w:rPr>
          </w:rPrChange>
        </w:rPr>
        <w:pPrChange w:id="138" w:author="Matthew Yeansoo Jeong" w:date="2026-01-15T14:04:00Z" w16du:dateUtc="2026-01-15T05:04:00Z">
          <w:pPr>
            <w:pStyle w:val="a5"/>
          </w:pPr>
        </w:pPrChange>
      </w:pPr>
      <w:r w:rsidRPr="000151A3">
        <w:rPr>
          <w:rFonts w:ascii="맑은 고딕" w:eastAsia="맑은 고딕" w:hAnsi="맑은 고딕" w:cs="함초롬바탕"/>
          <w:spacing w:val="-10"/>
          <w:w w:val="95"/>
          <w:position w:val="1"/>
          <w:rPrChange w:id="139" w:author="Matthew Yeansoo Jeong" w:date="2026-01-20T09:42:00Z" w16du:dateUtc="2026-01-20T00:42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1. “</w:t>
      </w:r>
      <w:commentRangeStart w:id="140"/>
      <w:commentRangeStart w:id="141"/>
      <w:commentRangeStart w:id="142"/>
      <w:r w:rsidRPr="000151A3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43" w:author="Matthew Yeansoo Jeong" w:date="2026-01-20T09:42:00Z" w16du:dateUtc="2026-01-20T00:42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여유자금</w:t>
      </w:r>
      <w:r w:rsidRPr="000151A3">
        <w:rPr>
          <w:rFonts w:ascii="맑은 고딕" w:eastAsia="맑은 고딕" w:hAnsi="맑은 고딕" w:cs="함초롬바탕"/>
          <w:spacing w:val="-10"/>
          <w:w w:val="95"/>
          <w:position w:val="1"/>
          <w:rPrChange w:id="144" w:author="Matthew Yeansoo Jeong" w:date="2026-01-20T09:42:00Z" w16du:dateUtc="2026-01-20T00:42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”</w:t>
      </w:r>
      <w:commentRangeEnd w:id="140"/>
      <w:r w:rsidR="00415426" w:rsidRPr="00CA70C1">
        <w:rPr>
          <w:rStyle w:val="afff3"/>
          <w:rFonts w:ascii="맑은 고딕" w:eastAsia="맑은 고딕" w:hAnsi="맑은 고딕" w:cs="함초롬바탕" w:hint="eastAsia"/>
          <w:spacing w:val="-10"/>
          <w:w w:val="95"/>
          <w:position w:val="1"/>
          <w:sz w:val="20"/>
          <w:szCs w:val="20"/>
          <w:rPrChange w:id="145" w:author="Isaac Cheolsu Lee" w:date="2024-01-02T14:09:00Z">
            <w:rPr>
              <w:rStyle w:val="afff3"/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commentReference w:id="140"/>
      </w:r>
      <w:commentRangeEnd w:id="141"/>
      <w:r w:rsidRPr="00CA70C1">
        <w:rPr>
          <w:rStyle w:val="afff3"/>
          <w:rFonts w:ascii="맑은 고딕" w:eastAsia="맑은 고딕" w:hAnsi="맑은 고딕" w:cs="함초롬바탕" w:hint="eastAsia"/>
          <w:spacing w:val="-10"/>
          <w:w w:val="95"/>
          <w:position w:val="1"/>
          <w:sz w:val="20"/>
          <w:szCs w:val="20"/>
          <w:rPrChange w:id="146" w:author="Isaac Cheolsu Lee" w:date="2024-01-02T14:09:00Z">
            <w:rPr>
              <w:rStyle w:val="afff3"/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commentReference w:id="141"/>
      </w:r>
      <w:commentRangeEnd w:id="142"/>
      <w:r w:rsidR="00D45FE6" w:rsidRPr="00CA70C1">
        <w:rPr>
          <w:rStyle w:val="afff3"/>
          <w:rFonts w:ascii="맑은 고딕" w:eastAsia="맑은 고딕" w:hAnsi="맑은 고딕" w:cs="함초롬바탕" w:hint="eastAsia"/>
          <w:spacing w:val="-10"/>
          <w:w w:val="95"/>
          <w:position w:val="1"/>
          <w:sz w:val="20"/>
          <w:szCs w:val="20"/>
          <w:rPrChange w:id="147" w:author="Isaac Cheolsu Lee" w:date="2024-01-02T14:09:00Z">
            <w:rPr>
              <w:rStyle w:val="afff3"/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commentReference w:id="142"/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4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이라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4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5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함은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5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5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고유목적사업을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5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5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원활히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5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5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수행하기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5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5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위해서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5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6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보유하고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6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6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있는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6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6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현금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165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,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6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예치금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167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,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6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유가증권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6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7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등의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7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7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7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7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말하며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175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,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7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운용목적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7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7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및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7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8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기간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8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8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등에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8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8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따라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8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8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다음과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8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8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같이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8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9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구분한다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191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3EC85698" w14:textId="77777777" w:rsidR="00CA70C1" w:rsidRPr="00CA70C1" w:rsidRDefault="00CA70C1">
      <w:pPr>
        <w:pStyle w:val="a5"/>
        <w:ind w:leftChars="200" w:left="400"/>
        <w:rPr>
          <w:rFonts w:ascii="맑은 고딕" w:eastAsia="맑은 고딕" w:hAnsi="맑은 고딕"/>
          <w:rPrChange w:id="192" w:author="Isaac Cheolsu Lee" w:date="2024-01-02T14:09:00Z">
            <w:rPr>
              <w:rFonts w:ascii="바탕체" w:eastAsia="바탕체" w:hAnsi="바탕체"/>
            </w:rPr>
          </w:rPrChange>
        </w:rPr>
        <w:pPrChange w:id="193" w:author="Matthew Yeansoo Jeong" w:date="2026-01-15T14:05:00Z" w16du:dateUtc="2026-01-15T05:05:00Z">
          <w:pPr>
            <w:pStyle w:val="a5"/>
          </w:pPr>
        </w:pPrChange>
      </w:pP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9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가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195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.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9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현금성자금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197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: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9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운용기간이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9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00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3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0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개월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02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0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이하이거나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04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0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수시인출이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0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0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가능한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0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0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1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1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말한다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12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26AECB21" w14:textId="77777777" w:rsidR="00CA70C1" w:rsidRPr="00CA70C1" w:rsidRDefault="00CA70C1">
      <w:pPr>
        <w:pStyle w:val="a5"/>
        <w:ind w:leftChars="200" w:left="400"/>
        <w:rPr>
          <w:rFonts w:ascii="맑은 고딕" w:eastAsia="맑은 고딕" w:hAnsi="맑은 고딕"/>
          <w:rPrChange w:id="213" w:author="Isaac Cheolsu Lee" w:date="2024-01-02T14:09:00Z">
            <w:rPr>
              <w:rFonts w:ascii="바탕체" w:eastAsia="바탕체" w:hAnsi="바탕체"/>
            </w:rPr>
          </w:rPrChange>
        </w:rPr>
        <w:pPrChange w:id="214" w:author="Matthew Yeansoo Jeong" w:date="2026-01-15T14:05:00Z" w16du:dateUtc="2026-01-15T05:05:00Z">
          <w:pPr>
            <w:pStyle w:val="a5"/>
          </w:pPr>
        </w:pPrChange>
      </w:pP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1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나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16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.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1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유동성자금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18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: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1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운용기간이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2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21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3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2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개월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2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초과 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24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1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2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2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2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미만인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2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2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3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3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말한다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32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1AB37686" w14:textId="77777777" w:rsidR="00CA70C1" w:rsidRPr="00CA70C1" w:rsidRDefault="00CA70C1">
      <w:pPr>
        <w:pStyle w:val="a5"/>
        <w:ind w:leftChars="200" w:left="400"/>
        <w:rPr>
          <w:rFonts w:ascii="맑은 고딕" w:eastAsia="맑은 고딕" w:hAnsi="맑은 고딕"/>
          <w:rPrChange w:id="233" w:author="Isaac Cheolsu Lee" w:date="2024-01-02T14:09:00Z">
            <w:rPr>
              <w:rFonts w:ascii="바탕체" w:eastAsia="바탕체" w:hAnsi="바탕체"/>
            </w:rPr>
          </w:rPrChange>
        </w:rPr>
        <w:pPrChange w:id="234" w:author="Matthew Yeansoo Jeong" w:date="2026-01-15T14:05:00Z" w16du:dateUtc="2026-01-15T05:05:00Z">
          <w:pPr>
            <w:pStyle w:val="a5"/>
          </w:pPr>
        </w:pPrChange>
      </w:pP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3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36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.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3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단기자금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38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: “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3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현금성자금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40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”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4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42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43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“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4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유동성자금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45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”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4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4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4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말한다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49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71D6BBBB" w14:textId="77777777" w:rsidR="00CA70C1" w:rsidRPr="000E7365" w:rsidRDefault="00CA70C1">
      <w:pPr>
        <w:pStyle w:val="a5"/>
        <w:ind w:leftChars="200" w:left="400"/>
        <w:rPr>
          <w:rFonts w:ascii="맑은 고딕" w:eastAsia="맑은 고딕" w:hAnsi="맑은 고딕"/>
        </w:rPr>
        <w:pPrChange w:id="250" w:author="Matthew Yeansoo Jeong" w:date="2026-01-15T14:05:00Z" w16du:dateUtc="2026-01-15T05:05:00Z">
          <w:pPr>
            <w:pStyle w:val="a5"/>
          </w:pPr>
        </w:pPrChange>
      </w:pP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5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라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52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.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5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중장기자금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54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: </w:t>
      </w:r>
      <w:r w:rsidRPr="000E7365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운용기간이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5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56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1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5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5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5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이상인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6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6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62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0E7365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말한다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63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55ECF8F5" w14:textId="77777777" w:rsidR="00CA70C1" w:rsidRPr="00CA70C1" w:rsidRDefault="00CA70C1">
      <w:pPr>
        <w:pStyle w:val="a5"/>
        <w:ind w:leftChars="100" w:left="200"/>
        <w:rPr>
          <w:rFonts w:ascii="맑은 고딕" w:eastAsia="맑은 고딕" w:hAnsi="맑은 고딕"/>
          <w:rPrChange w:id="264" w:author="Isaac Cheolsu Lee" w:date="2024-01-02T14:09:00Z">
            <w:rPr>
              <w:rFonts w:ascii="바탕체" w:eastAsia="바탕체" w:hAnsi="바탕체"/>
            </w:rPr>
          </w:rPrChange>
        </w:rPr>
        <w:pPrChange w:id="265" w:author="Matthew Yeansoo Jeong" w:date="2026-01-15T14:05:00Z" w16du:dateUtc="2026-01-15T05:05:00Z">
          <w:pPr>
            <w:pStyle w:val="a5"/>
          </w:pPr>
        </w:pPrChange>
      </w:pPr>
      <w:r w:rsidRPr="00CA70C1">
        <w:rPr>
          <w:rFonts w:ascii="맑은 고딕" w:eastAsia="맑은 고딕" w:hAnsi="맑은 고딕"/>
          <w:spacing w:val="-10"/>
          <w:w w:val="95"/>
          <w:position w:val="1"/>
          <w:rPrChange w:id="266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2. “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6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자금운용담당자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68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”(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6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이하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7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71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”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7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운용담당자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73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”)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7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7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7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함은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7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7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자금운용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7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8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업무를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8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8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담당하는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8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8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직원을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8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8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말한다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287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7F17AAF0" w14:textId="77777777" w:rsidR="00CA70C1" w:rsidRDefault="00CA70C1" w:rsidP="00CA70C1">
      <w:pPr>
        <w:pStyle w:val="a5"/>
        <w:rPr>
          <w:ins w:id="288" w:author="Matthew Yeansoo Jeong" w:date="2026-01-15T14:50:00Z" w16du:dateUtc="2026-01-15T05:50:00Z"/>
          <w:rFonts w:ascii="맑은 고딕" w:eastAsia="맑은 고딕" w:hAnsi="맑은 고딕"/>
          <w:spacing w:val="-10"/>
          <w:w w:val="95"/>
          <w:position w:val="1"/>
        </w:rPr>
      </w:pP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8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lastRenderedPageBreak/>
        <w:t>②이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9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9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규정에서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92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9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정하지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94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9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않은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9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9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용어에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29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29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대한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0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0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정의는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02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0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관련법령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304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,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0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관련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0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0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제규정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0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0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및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1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1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시장관행의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12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1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순서에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14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1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따른다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316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38ADA3E6" w14:textId="233AF023" w:rsidR="0042157B" w:rsidRPr="00CA70C1" w:rsidDel="0042157B" w:rsidRDefault="0042157B" w:rsidP="00CA70C1">
      <w:pPr>
        <w:pStyle w:val="a5"/>
        <w:rPr>
          <w:del w:id="317" w:author="Matthew Yeansoo Jeong" w:date="2026-01-15T14:51:00Z" w16du:dateUtc="2026-01-15T05:51:00Z"/>
          <w:rFonts w:ascii="맑은 고딕" w:eastAsia="맑은 고딕" w:hAnsi="맑은 고딕"/>
          <w:rPrChange w:id="318" w:author="Isaac Cheolsu Lee" w:date="2024-01-02T14:09:00Z">
            <w:rPr>
              <w:del w:id="319" w:author="Matthew Yeansoo Jeong" w:date="2026-01-15T14:51:00Z" w16du:dateUtc="2026-01-15T05:51:00Z"/>
              <w:rFonts w:ascii="바탕체" w:eastAsia="바탕체" w:hAnsi="바탕체"/>
            </w:rPr>
          </w:rPrChange>
        </w:rPr>
      </w:pPr>
    </w:p>
    <w:p w14:paraId="4A05B485" w14:textId="31263EB6" w:rsidR="00CA70C1" w:rsidRPr="00CA70C1" w:rsidDel="00AB1DBA" w:rsidRDefault="00CA70C1" w:rsidP="00CA70C1">
      <w:pPr>
        <w:pStyle w:val="a5"/>
        <w:rPr>
          <w:del w:id="320" w:author="Matthew Yeansoo Jeong" w:date="2026-01-15T13:58:00Z" w16du:dateUtc="2026-01-15T04:58:00Z"/>
          <w:rFonts w:ascii="맑은 고딕" w:eastAsia="맑은 고딕" w:hAnsi="맑은 고딕"/>
          <w:spacing w:val="-10"/>
          <w:w w:val="95"/>
          <w:position w:val="1"/>
          <w:rPrChange w:id="321" w:author="Isaac Cheolsu Lee" w:date="2024-01-02T14:09:00Z">
            <w:rPr>
              <w:del w:id="322" w:author="Matthew Yeansoo Jeong" w:date="2026-01-15T13:58:00Z" w16du:dateUtc="2026-01-15T04:58:00Z"/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57EB2B8E" w14:textId="67BF8F5F" w:rsidR="00CA70C1" w:rsidRPr="00CA70C1" w:rsidRDefault="00CA70C1" w:rsidP="00CA70C1">
      <w:pPr>
        <w:pStyle w:val="a5"/>
        <w:rPr>
          <w:rFonts w:ascii="맑은 고딕" w:eastAsia="맑은 고딕" w:hAnsi="맑은 고딕"/>
          <w:b/>
          <w:bCs/>
          <w:rPrChange w:id="323" w:author="Isaac Cheolsu Lee" w:date="2024-01-02T14:09:00Z">
            <w:rPr>
              <w:rFonts w:ascii="바탕체" w:eastAsia="바탕체" w:hAnsi="바탕체"/>
            </w:rPr>
          </w:rPrChange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32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325" w:author="Matthew Yeansoo Jeong" w:date="2026-01-15T14:50:00Z" w16du:dateUtc="2026-01-15T05:50:00Z">
        <w:r w:rsidRPr="00CA70C1" w:rsidDel="0042157B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326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4</w:delText>
        </w:r>
        <w:r w:rsidRPr="00CA70C1" w:rsidDel="0042157B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 xml:space="preserve"> </w:delText>
        </w:r>
      </w:del>
      <w:ins w:id="327" w:author="Matthew Yeansoo Jeong" w:date="2026-01-15T14:50:00Z" w16du:dateUtc="2026-01-15T05:50:00Z">
        <w:r w:rsidR="0042157B"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5</w:t>
        </w:r>
        <w:r w:rsidR="0042157B" w:rsidRPr="00CA70C1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32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32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33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자금운용담당자</w:t>
      </w:r>
      <w:r w:rsidRPr="00CA70C1">
        <w:rPr>
          <w:rFonts w:ascii="맑은 고딕" w:eastAsia="맑은 고딕" w:hAnsi="맑은 고딕"/>
          <w:b/>
          <w:bCs/>
          <w:spacing w:val="-10"/>
          <w:w w:val="95"/>
          <w:position w:val="1"/>
        </w:rPr>
        <w:t>]</w:t>
      </w:r>
    </w:p>
    <w:p w14:paraId="73F2CD3C" w14:textId="77777777" w:rsidR="00CA70C1" w:rsidRPr="00CA70C1" w:rsidRDefault="00CA70C1" w:rsidP="00CA70C1">
      <w:pPr>
        <w:pStyle w:val="a5"/>
        <w:rPr>
          <w:rFonts w:ascii="맑은 고딕" w:eastAsia="맑은 고딕" w:hAnsi="맑은 고딕"/>
          <w:rPrChange w:id="331" w:author="Isaac Cheolsu Lee" w:date="2024-01-02T14:09:00Z">
            <w:rPr>
              <w:rFonts w:ascii="바탕체" w:eastAsia="바탕체" w:hAnsi="바탕체"/>
            </w:rPr>
          </w:rPrChange>
        </w:rPr>
      </w:pP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3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①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3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운용담당자는 선량한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3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관리자로서의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3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주의의무를 다하여야 한다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336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44B87128" w14:textId="77777777" w:rsidR="00CA70C1" w:rsidRPr="00CA70C1" w:rsidRDefault="00CA70C1" w:rsidP="00CA70C1">
      <w:pPr>
        <w:pStyle w:val="a5"/>
        <w:rPr>
          <w:rFonts w:ascii="맑은 고딕" w:eastAsia="맑은 고딕" w:hAnsi="맑은 고딕"/>
          <w:rPrChange w:id="337" w:author="Isaac Cheolsu Lee" w:date="2024-01-02T14:09:00Z">
            <w:rPr>
              <w:rFonts w:ascii="바탕체" w:eastAsia="바탕체" w:hAnsi="바탕체"/>
            </w:rPr>
          </w:rPrChange>
        </w:rPr>
      </w:pP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3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②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3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4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운용담당자는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4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4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항상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4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4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공정하게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4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4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업무를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4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4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처리하여야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34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35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한다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351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72D9D6D5" w14:textId="77777777" w:rsidR="00CA70C1" w:rsidRPr="00CA70C1" w:rsidRDefault="00CA70C1" w:rsidP="00CA70C1">
      <w:pPr>
        <w:pStyle w:val="a5"/>
        <w:rPr>
          <w:rFonts w:ascii="맑은 고딕" w:eastAsia="맑은 고딕" w:hAnsi="맑은 고딕"/>
          <w:spacing w:val="-10"/>
          <w:w w:val="95"/>
          <w:position w:val="1"/>
          <w:rPrChange w:id="352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2A139846" w14:textId="77777777" w:rsidR="00CA70C1" w:rsidRPr="00CA70C1" w:rsidRDefault="00CA70C1" w:rsidP="00CA70C1">
      <w:pPr>
        <w:pStyle w:val="a5"/>
        <w:rPr>
          <w:rFonts w:ascii="맑은 고딕" w:eastAsia="맑은 고딕" w:hAnsi="맑은 고딕"/>
          <w:spacing w:val="-10"/>
          <w:w w:val="95"/>
          <w:position w:val="1"/>
          <w:rPrChange w:id="353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4CC588AD" w14:textId="255B6047" w:rsidR="00CA70C1" w:rsidRPr="001E6686" w:rsidRDefault="00CA70C1" w:rsidP="00CA70C1">
      <w:pPr>
        <w:pStyle w:val="a5"/>
        <w:jc w:val="center"/>
        <w:rPr>
          <w:rFonts w:ascii="맑은 고딕" w:eastAsia="맑은 고딕" w:hAnsi="맑은 고딕"/>
          <w:b/>
          <w:bCs/>
          <w:sz w:val="28"/>
          <w:szCs w:val="28"/>
          <w:rPrChange w:id="354" w:author="Isaac Cheolsu Lee" w:date="2024-01-02T14:09:00Z">
            <w:rPr>
              <w:rFonts w:ascii="바탕체" w:eastAsia="바탕체" w:hAnsi="바탕체"/>
            </w:rPr>
          </w:rPrChange>
        </w:rPr>
      </w:pPr>
      <w:r w:rsidRPr="001E6686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  <w:rPrChange w:id="35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Pr="001E6686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sz w:val="28"/>
          <w:szCs w:val="28"/>
          <w:rPrChange w:id="35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1E6686">
        <w:rPr>
          <w:rFonts w:ascii="맑은 고딕" w:eastAsia="맑은 고딕" w:hAnsi="맑은 고딕"/>
          <w:b/>
          <w:bCs/>
          <w:spacing w:val="-10"/>
          <w:w w:val="95"/>
          <w:position w:val="1"/>
          <w:sz w:val="28"/>
          <w:szCs w:val="28"/>
          <w:rPrChange w:id="357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2</w:t>
      </w:r>
      <w:r w:rsidR="001E6686">
        <w:rPr>
          <w:rFonts w:ascii="맑은 고딕" w:eastAsia="맑은 고딕" w:hAnsi="맑은 고딕"/>
          <w:b/>
          <w:bCs/>
          <w:spacing w:val="-10"/>
          <w:w w:val="95"/>
          <w:position w:val="1"/>
          <w:sz w:val="28"/>
          <w:szCs w:val="28"/>
        </w:rPr>
        <w:t xml:space="preserve"> </w:t>
      </w:r>
      <w:r w:rsidRPr="001E6686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  <w:rPrChange w:id="35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장</w:t>
      </w:r>
      <w:r w:rsidRPr="001E6686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sz w:val="28"/>
          <w:szCs w:val="28"/>
          <w:rPrChange w:id="35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1E6686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  <w:rPrChange w:id="36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자금의</w:t>
      </w:r>
      <w:r w:rsidRPr="001E6686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sz w:val="28"/>
          <w:szCs w:val="28"/>
          <w:rPrChange w:id="36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1E6686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  <w:rPrChange w:id="36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운용</w:t>
      </w:r>
    </w:p>
    <w:p w14:paraId="5119271E" w14:textId="77777777" w:rsidR="00CA70C1" w:rsidRPr="00CA70C1" w:rsidRDefault="00CA70C1" w:rsidP="00CA70C1">
      <w:pPr>
        <w:pStyle w:val="a5"/>
        <w:rPr>
          <w:rFonts w:ascii="맑은 고딕" w:eastAsia="맑은 고딕" w:hAnsi="맑은 고딕"/>
          <w:spacing w:val="-10"/>
          <w:w w:val="95"/>
          <w:position w:val="1"/>
          <w:rPrChange w:id="363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4CFE94AC" w14:textId="77777777" w:rsidR="00CA70C1" w:rsidRPr="00CA70C1" w:rsidRDefault="00CA70C1" w:rsidP="00CA70C1">
      <w:pPr>
        <w:pStyle w:val="a5"/>
        <w:rPr>
          <w:rFonts w:ascii="맑은 고딕" w:eastAsia="맑은 고딕" w:hAnsi="맑은 고딕"/>
          <w:spacing w:val="-10"/>
          <w:w w:val="95"/>
          <w:position w:val="1"/>
          <w:rPrChange w:id="364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5D9A5E1A" w14:textId="08766A72" w:rsidR="00CA70C1" w:rsidRPr="00CA70C1" w:rsidDel="007544AE" w:rsidRDefault="00CA70C1" w:rsidP="00CA70C1">
      <w:pPr>
        <w:pStyle w:val="a5"/>
        <w:rPr>
          <w:del w:id="365" w:author="Matthew Yeansoo Jeong" w:date="2026-01-15T13:55:00Z" w16du:dateUtc="2026-01-15T04:55:00Z"/>
          <w:rFonts w:ascii="맑은 고딕" w:eastAsia="맑은 고딕" w:hAnsi="맑은 고딕"/>
          <w:b/>
          <w:bCs/>
          <w:rPrChange w:id="366" w:author="Isaac Cheolsu Lee" w:date="2024-01-02T14:09:00Z">
            <w:rPr>
              <w:del w:id="367" w:author="Matthew Yeansoo Jeong" w:date="2026-01-15T13:55:00Z" w16du:dateUtc="2026-01-15T04:55:00Z"/>
              <w:rFonts w:ascii="바탕체" w:eastAsia="바탕체" w:hAnsi="바탕체"/>
            </w:rPr>
          </w:rPrChange>
        </w:rPr>
      </w:pPr>
      <w:del w:id="368" w:author="Matthew Yeansoo Jeong" w:date="2026-01-15T13:55:00Z" w16du:dateUtc="2026-01-15T04:55:00Z">
        <w:r w:rsidRPr="00CA70C1" w:rsidDel="007544AE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  <w:rPrChange w:id="36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제</w:delText>
        </w:r>
        <w:r w:rsidRPr="00CA70C1" w:rsidDel="007544AE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delText xml:space="preserve"> </w:delText>
        </w:r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370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5</w:delText>
        </w:r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 xml:space="preserve"> </w:delText>
        </w:r>
        <w:r w:rsidRPr="00CA70C1" w:rsidDel="007544AE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  <w:rPrChange w:id="37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조</w:delText>
        </w:r>
        <w:r w:rsidRPr="00CA70C1" w:rsidDel="007544AE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  <w:rPrChange w:id="37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7544AE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delText>[</w:delText>
        </w:r>
        <w:r w:rsidRPr="00CA70C1" w:rsidDel="007544AE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  <w:rPrChange w:id="37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자금운용</w:delText>
        </w:r>
        <w:r w:rsidRPr="00CA70C1" w:rsidDel="007544AE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  <w:rPrChange w:id="374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7544AE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  <w:rPrChange w:id="37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원칙</w:delText>
        </w:r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>]</w:delText>
        </w:r>
      </w:del>
    </w:p>
    <w:p w14:paraId="06190090" w14:textId="392B0CAE" w:rsidR="00CA70C1" w:rsidRPr="00CA70C1" w:rsidDel="007544AE" w:rsidRDefault="00CA70C1">
      <w:pPr>
        <w:pStyle w:val="a5"/>
        <w:numPr>
          <w:ilvl w:val="0"/>
          <w:numId w:val="30"/>
        </w:numPr>
        <w:rPr>
          <w:del w:id="376" w:author="Matthew Yeansoo Jeong" w:date="2026-01-15T13:55:00Z" w16du:dateUtc="2026-01-15T04:55:00Z"/>
          <w:rFonts w:ascii="맑은 고딕" w:eastAsia="맑은 고딕" w:hAnsi="맑은 고딕"/>
          <w:rPrChange w:id="377" w:author="Isaac Cheolsu Lee" w:date="2024-01-02T14:09:00Z">
            <w:rPr>
              <w:del w:id="378" w:author="Matthew Yeansoo Jeong" w:date="2026-01-15T13:55:00Z" w16du:dateUtc="2026-01-15T04:55:00Z"/>
              <w:rFonts w:ascii="바탕체" w:eastAsia="바탕체" w:hAnsi="바탕체"/>
            </w:rPr>
          </w:rPrChange>
        </w:rPr>
        <w:pPrChange w:id="379" w:author="Matthew Yeansoo Jeong" w:date="2026-01-15T11:20:00Z" w16du:dateUtc="2026-01-15T02:20:00Z">
          <w:pPr>
            <w:pStyle w:val="a5"/>
          </w:pPr>
        </w:pPrChange>
      </w:pPr>
      <w:del w:id="380" w:author="Matthew Yeansoo Jeong" w:date="2026-01-15T11:20:00Z" w16du:dateUtc="2026-01-15T02:20:00Z"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38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①</w:delText>
        </w:r>
      </w:del>
      <w:del w:id="382" w:author="Matthew Yeansoo Jeong" w:date="2026-01-15T13:55:00Z" w16du:dateUtc="2026-01-15T04:55:00Z">
        <w:r w:rsidRPr="00CA70C1" w:rsidDel="007544AE">
          <w:rPr>
            <w:rFonts w:ascii="맑은 고딕" w:eastAsia="맑은 고딕" w:hAnsi="맑은 고딕" w:cs="함초롬바탕"/>
            <w:spacing w:val="-10"/>
            <w:w w:val="95"/>
            <w:position w:val="1"/>
            <w:rPrChange w:id="383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7544AE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38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자금운용은</w:delText>
        </w:r>
        <w:r w:rsidRPr="00CA70C1" w:rsidDel="007544AE">
          <w:rPr>
            <w:rFonts w:ascii="맑은 고딕" w:eastAsia="맑은 고딕" w:hAnsi="맑은 고딕" w:cs="함초롬바탕"/>
            <w:spacing w:val="-10"/>
            <w:w w:val="95"/>
            <w:position w:val="1"/>
            <w:rPrChange w:id="385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7544AE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38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안정성</w:delText>
        </w:r>
        <w:r w:rsidRPr="00CA70C1" w:rsidDel="007544AE">
          <w:rPr>
            <w:rFonts w:ascii="맑은 고딕" w:eastAsia="맑은 고딕" w:hAnsi="맑은 고딕"/>
            <w:spacing w:val="-10"/>
            <w:w w:val="95"/>
            <w:position w:val="1"/>
            <w:rPrChange w:id="387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, </w:delText>
        </w:r>
        <w:r w:rsidRPr="00CA70C1" w:rsidDel="007544AE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388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유동성</w:delText>
        </w:r>
        <w:r w:rsidRPr="00CA70C1" w:rsidDel="007544AE">
          <w:rPr>
            <w:rFonts w:ascii="맑은 고딕" w:eastAsia="맑은 고딕" w:hAnsi="맑은 고딕"/>
            <w:spacing w:val="-10"/>
            <w:w w:val="95"/>
            <w:position w:val="1"/>
            <w:rPrChange w:id="389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, </w:delText>
        </w:r>
        <w:r w:rsidRPr="00CA70C1" w:rsidDel="007544AE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39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수익성</w:delText>
        </w:r>
        <w:r w:rsidRPr="00CA70C1" w:rsidDel="007544AE">
          <w:rPr>
            <w:rFonts w:ascii="맑은 고딕" w:eastAsia="맑은 고딕" w:hAnsi="맑은 고딕"/>
            <w:spacing w:val="-10"/>
            <w:w w:val="95"/>
            <w:position w:val="1"/>
            <w:rPrChange w:id="391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, </w:delText>
        </w:r>
        <w:r w:rsidRPr="00CA70C1" w:rsidDel="007544AE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39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편리성</w:delText>
        </w:r>
        <w:r w:rsidRPr="00CA70C1" w:rsidDel="007544AE">
          <w:rPr>
            <w:rFonts w:ascii="맑은 고딕" w:eastAsia="맑은 고딕" w:hAnsi="맑은 고딕"/>
            <w:spacing w:val="-10"/>
            <w:w w:val="95"/>
            <w:position w:val="1"/>
            <w:rPrChange w:id="393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, </w:delText>
        </w:r>
        <w:r w:rsidRPr="00CA70C1" w:rsidDel="007544AE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39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공공성</w:delText>
        </w:r>
        <w:r w:rsidRPr="00CA70C1" w:rsidDel="007544AE">
          <w:rPr>
            <w:rFonts w:ascii="맑은 고딕" w:eastAsia="맑은 고딕" w:hAnsi="맑은 고딕" w:cs="함초롬바탕"/>
            <w:spacing w:val="-10"/>
            <w:w w:val="95"/>
            <w:position w:val="1"/>
            <w:rPrChange w:id="395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7544AE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39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등을</w:delText>
        </w:r>
        <w:r w:rsidRPr="00CA70C1" w:rsidDel="007544AE">
          <w:rPr>
            <w:rFonts w:ascii="맑은 고딕" w:eastAsia="맑은 고딕" w:hAnsi="맑은 고딕" w:cs="함초롬바탕"/>
            <w:spacing w:val="-10"/>
            <w:w w:val="95"/>
            <w:position w:val="1"/>
            <w:rPrChange w:id="397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7544AE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398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종합적으로</w:delText>
        </w:r>
        <w:r w:rsidRPr="00CA70C1" w:rsidDel="007544AE">
          <w:rPr>
            <w:rFonts w:ascii="맑은 고딕" w:eastAsia="맑은 고딕" w:hAnsi="맑은 고딕" w:cs="함초롬바탕"/>
            <w:spacing w:val="-10"/>
            <w:w w:val="95"/>
            <w:position w:val="1"/>
            <w:rPrChange w:id="399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7544AE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40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고려하여</w:delText>
        </w:r>
        <w:r w:rsidRPr="00CA70C1" w:rsidDel="007544AE">
          <w:rPr>
            <w:rFonts w:ascii="맑은 고딕" w:eastAsia="맑은 고딕" w:hAnsi="맑은 고딕" w:cs="함초롬바탕"/>
            <w:spacing w:val="-10"/>
            <w:w w:val="95"/>
            <w:position w:val="1"/>
            <w:rPrChange w:id="401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7544AE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40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운영함을</w:delText>
        </w:r>
        <w:r w:rsidRPr="00CA70C1" w:rsidDel="007544AE">
          <w:rPr>
            <w:rFonts w:ascii="맑은 고딕" w:eastAsia="맑은 고딕" w:hAnsi="맑은 고딕" w:cs="함초롬바탕"/>
            <w:spacing w:val="-10"/>
            <w:w w:val="95"/>
            <w:position w:val="1"/>
            <w:rPrChange w:id="403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7544AE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40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원칙으로</w:delText>
        </w:r>
        <w:r w:rsidRPr="00CA70C1" w:rsidDel="007544AE">
          <w:rPr>
            <w:rFonts w:ascii="맑은 고딕" w:eastAsia="맑은 고딕" w:hAnsi="맑은 고딕" w:cs="함초롬바탕"/>
            <w:spacing w:val="-10"/>
            <w:w w:val="95"/>
            <w:position w:val="1"/>
            <w:rPrChange w:id="405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7544AE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40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한다</w:delText>
        </w:r>
        <w:r w:rsidRPr="00CA70C1" w:rsidDel="007544AE">
          <w:rPr>
            <w:rFonts w:ascii="맑은 고딕" w:eastAsia="맑은 고딕" w:hAnsi="맑은 고딕"/>
            <w:spacing w:val="-10"/>
            <w:w w:val="95"/>
            <w:position w:val="1"/>
            <w:rPrChange w:id="407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.</w:delText>
        </w:r>
      </w:del>
    </w:p>
    <w:p w14:paraId="0837441F" w14:textId="795715BF" w:rsidR="00CA70C1" w:rsidRPr="00CA70C1" w:rsidDel="007544AE" w:rsidRDefault="00CA70C1" w:rsidP="00CA70C1">
      <w:pPr>
        <w:pStyle w:val="a5"/>
        <w:rPr>
          <w:del w:id="408" w:author="Matthew Yeansoo Jeong" w:date="2026-01-15T13:55:00Z" w16du:dateUtc="2026-01-15T04:55:00Z"/>
          <w:rFonts w:ascii="맑은 고딕" w:eastAsia="맑은 고딕" w:hAnsi="맑은 고딕"/>
          <w:spacing w:val="-10"/>
          <w:w w:val="95"/>
          <w:position w:val="1"/>
          <w:rPrChange w:id="409" w:author="Isaac Cheolsu Lee" w:date="2024-01-02T14:09:00Z">
            <w:rPr>
              <w:del w:id="410" w:author="Matthew Yeansoo Jeong" w:date="2026-01-15T13:55:00Z" w16du:dateUtc="2026-01-15T04:55:00Z"/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4B3D0864" w14:textId="5BF25045" w:rsidR="00CA70C1" w:rsidRDefault="00CA70C1" w:rsidP="00CA70C1">
      <w:pPr>
        <w:pStyle w:val="a5"/>
        <w:rPr>
          <w:ins w:id="411" w:author="Matthew Yeansoo Jeong" w:date="2026-01-15T11:20:00Z" w16du:dateUtc="2026-01-15T02:20:00Z"/>
          <w:rFonts w:ascii="맑은 고딕" w:eastAsia="맑은 고딕" w:hAnsi="맑은 고딕"/>
          <w:b/>
          <w:bCs/>
          <w:spacing w:val="-10"/>
          <w:w w:val="95"/>
          <w:position w:val="1"/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41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413" w:author="Matthew Yeansoo Jeong" w:date="2026-01-15T13:55:00Z" w16du:dateUtc="2026-01-15T04:55:00Z"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414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6</w:delText>
        </w:r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 xml:space="preserve"> </w:delText>
        </w:r>
      </w:del>
      <w:ins w:id="415" w:author="Matthew Yeansoo Jeong" w:date="2026-01-15T14:50:00Z" w16du:dateUtc="2026-01-15T05:50:00Z">
        <w:r w:rsidR="0042157B"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6</w:t>
        </w:r>
      </w:ins>
      <w:ins w:id="416" w:author="Matthew Yeansoo Jeong" w:date="2026-01-15T13:55:00Z" w16du:dateUtc="2026-01-15T04:55:00Z">
        <w:r w:rsidR="007544AE" w:rsidRPr="00CA70C1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41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41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41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자금운용</w:t>
      </w:r>
      <w:r w:rsidRPr="00CA70C1">
        <w:rPr>
          <w:rFonts w:ascii="맑은 고딕" w:eastAsia="맑은 고딕" w:hAnsi="맑은 고딕"/>
          <w:b/>
          <w:bCs/>
          <w:spacing w:val="-10"/>
          <w:w w:val="95"/>
          <w:position w:val="1"/>
        </w:rPr>
        <w:t>]</w:t>
      </w:r>
    </w:p>
    <w:p w14:paraId="71E20390" w14:textId="3A9BD2F3" w:rsidR="002D0673" w:rsidRPr="002D0673" w:rsidRDefault="002D0673" w:rsidP="002D0673">
      <w:pPr>
        <w:pStyle w:val="a5"/>
        <w:numPr>
          <w:ilvl w:val="0"/>
          <w:numId w:val="31"/>
        </w:numPr>
        <w:rPr>
          <w:ins w:id="420" w:author="Matthew Yeansoo Jeong" w:date="2026-01-15T11:20:00Z" w16du:dateUtc="2026-01-15T02:20:00Z"/>
          <w:rFonts w:ascii="맑은 고딕" w:eastAsia="맑은 고딕" w:hAnsi="맑은 고딕" w:cs="함초롬바탕"/>
          <w:spacing w:val="-10"/>
          <w:w w:val="95"/>
          <w:position w:val="1"/>
          <w:rPrChange w:id="421" w:author="Matthew Yeansoo Jeong" w:date="2026-01-15T11:23:00Z" w16du:dateUtc="2026-01-15T02:23:00Z">
            <w:rPr>
              <w:ins w:id="422" w:author="Matthew Yeansoo Jeong" w:date="2026-01-15T11:20:00Z" w16du:dateUtc="2026-01-15T02:20:00Z"/>
              <w:rFonts w:ascii="맑은 고딕" w:eastAsia="맑은 고딕" w:hAnsi="맑은 고딕"/>
              <w:b/>
              <w:bCs/>
              <w:spacing w:val="-10"/>
              <w:w w:val="95"/>
              <w:position w:val="1"/>
            </w:rPr>
          </w:rPrChange>
        </w:rPr>
      </w:pPr>
      <w:ins w:id="423" w:author="Matthew Yeansoo Jeong" w:date="2026-01-15T11:21:00Z" w16du:dateUtc="2026-01-15T02:21:00Z">
        <w:r w:rsidRPr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424" w:author="Matthew Yeansoo Jeong" w:date="2026-01-15T11:23:00Z" w16du:dateUtc="2026-01-15T02:23:00Z">
              <w:rPr>
                <w:rFonts w:ascii="맑은 고딕" w:eastAsia="맑은 고딕" w:hAnsi="맑은 고딕" w:hint="eastAsia"/>
                <w:sz w:val="18"/>
                <w:szCs w:val="18"/>
              </w:rPr>
            </w:rPrChange>
          </w:rPr>
          <w:t>회사의</w:t>
        </w:r>
        <w:r w:rsidRPr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425" w:author="Matthew Yeansoo Jeong" w:date="2026-01-15T11:23:00Z" w16du:dateUtc="2026-01-15T02:23:00Z">
              <w:rPr>
                <w:rFonts w:ascii="맑은 고딕" w:eastAsia="맑은 고딕" w:hAnsi="맑은 고딕"/>
                <w:sz w:val="18"/>
                <w:szCs w:val="18"/>
              </w:rPr>
            </w:rPrChange>
          </w:rPr>
          <w:t xml:space="preserve"> 자금운용은 기본적으로</w:t>
        </w:r>
      </w:ins>
      <w:ins w:id="426" w:author="Matthew Yeansoo Jeong" w:date="2026-01-15T11:24:00Z" w16du:dateUtc="2026-01-15T02:24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 본</w:t>
        </w:r>
      </w:ins>
      <w:ins w:id="427" w:author="Matthew Yeansoo Jeong" w:date="2026-01-15T11:25:00Z" w16du:dateUtc="2026-01-15T02:25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 </w:t>
        </w:r>
      </w:ins>
      <w:ins w:id="428" w:author="Matthew Yeansoo Jeong" w:date="2026-01-15T11:24:00Z" w16du:dateUtc="2026-01-15T02:24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규정 제3장</w:t>
        </w:r>
      </w:ins>
      <w:ins w:id="429" w:author="Matthew Yeansoo Jeong" w:date="2026-01-15T11:25:00Z" w16du:dateUtc="2026-01-15T02:25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의</w:t>
        </w:r>
      </w:ins>
      <w:ins w:id="430" w:author="Matthew Yeansoo Jeong" w:date="2026-01-15T11:21:00Z" w16du:dateUtc="2026-01-15T02:21:00Z">
        <w:r w:rsidRPr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431" w:author="Matthew Yeansoo Jeong" w:date="2026-01-15T11:23:00Z" w16du:dateUtc="2026-01-15T02:23:00Z">
              <w:rPr>
                <w:rFonts w:ascii="맑은 고딕" w:eastAsia="맑은 고딕" w:hAnsi="맑은 고딕"/>
                <w:sz w:val="18"/>
                <w:szCs w:val="18"/>
              </w:rPr>
            </w:rPrChange>
          </w:rPr>
          <w:t xml:space="preserve"> 자금운</w:t>
        </w:r>
      </w:ins>
      <w:ins w:id="432" w:author="Matthew Yeansoo Jeong" w:date="2026-01-15T14:37:00Z" w16du:dateUtc="2026-01-15T05:37:00Z">
        <w:r w:rsidR="009D312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용</w:t>
        </w:r>
      </w:ins>
      <w:ins w:id="433" w:author="Matthew Yeansoo Jeong" w:date="2026-01-15T11:21:00Z" w16du:dateUtc="2026-01-15T02:21:00Z">
        <w:r w:rsidRPr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434" w:author="Matthew Yeansoo Jeong" w:date="2026-01-15T11:23:00Z" w16du:dateUtc="2026-01-15T02:23:00Z">
              <w:rPr>
                <w:rFonts w:ascii="맑은 고딕" w:eastAsia="맑은 고딕" w:hAnsi="맑은 고딕" w:hint="eastAsia"/>
                <w:sz w:val="18"/>
                <w:szCs w:val="18"/>
              </w:rPr>
            </w:rPrChange>
          </w:rPr>
          <w:t>위원회</w:t>
        </w:r>
      </w:ins>
      <w:ins w:id="435" w:author="Matthew Yeansoo Jeong" w:date="2026-01-15T11:22:00Z" w16du:dateUtc="2026-01-15T02:22:00Z">
        <w:r w:rsidRPr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436" w:author="Matthew Yeansoo Jeong" w:date="2026-01-15T11:23:00Z" w16du:dateUtc="2026-01-15T02:23:00Z">
              <w:rPr>
                <w:rFonts w:ascii="맑은 고딕" w:eastAsia="맑은 고딕" w:hAnsi="맑은 고딕" w:hint="eastAsia"/>
                <w:sz w:val="18"/>
                <w:szCs w:val="18"/>
              </w:rPr>
            </w:rPrChange>
          </w:rPr>
          <w:t>에서</w:t>
        </w:r>
        <w:r w:rsidRPr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437" w:author="Matthew Yeansoo Jeong" w:date="2026-01-15T11:23:00Z" w16du:dateUtc="2026-01-15T02:23:00Z">
              <w:rPr>
                <w:rFonts w:ascii="맑은 고딕" w:eastAsia="맑은 고딕" w:hAnsi="맑은 고딕"/>
                <w:sz w:val="18"/>
                <w:szCs w:val="18"/>
              </w:rPr>
            </w:rPrChange>
          </w:rPr>
          <w:t xml:space="preserve"> </w:t>
        </w:r>
      </w:ins>
      <w:ins w:id="438" w:author="Matthew Yeansoo Jeong" w:date="2026-01-15T11:25:00Z" w16du:dateUtc="2026-01-15T02:25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심의</w:t>
        </w:r>
      </w:ins>
      <w:ins w:id="439" w:author="Matthew Yeansoo Jeong" w:date="2026-01-15T11:22:00Z" w16du:dateUtc="2026-01-15T02:22:00Z">
        <w:r w:rsidRPr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440" w:author="Matthew Yeansoo Jeong" w:date="2026-01-15T11:23:00Z" w16du:dateUtc="2026-01-15T02:23:00Z">
              <w:rPr>
                <w:rFonts w:ascii="맑은 고딕" w:eastAsia="맑은 고딕" w:hAnsi="맑은 고딕" w:hint="eastAsia"/>
                <w:sz w:val="18"/>
                <w:szCs w:val="18"/>
              </w:rPr>
            </w:rPrChange>
          </w:rPr>
          <w:t>된</w:t>
        </w:r>
        <w:r w:rsidRPr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441" w:author="Matthew Yeansoo Jeong" w:date="2026-01-15T11:23:00Z" w16du:dateUtc="2026-01-15T02:23:00Z">
              <w:rPr>
                <w:rFonts w:ascii="맑은 고딕" w:eastAsia="맑은 고딕" w:hAnsi="맑은 고딕"/>
                <w:sz w:val="18"/>
                <w:szCs w:val="18"/>
              </w:rPr>
            </w:rPrChange>
          </w:rPr>
          <w:t xml:space="preserve"> </w:t>
        </w:r>
      </w:ins>
      <w:ins w:id="442" w:author="Matthew Yeansoo Jeong" w:date="2026-01-15T11:25:00Z" w16du:dateUtc="2026-01-15T02:25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사항에 따른다.</w:t>
        </w:r>
      </w:ins>
    </w:p>
    <w:p w14:paraId="39788823" w14:textId="4FFA2AC5" w:rsidR="002D0673" w:rsidRPr="002D0673" w:rsidRDefault="002D0673" w:rsidP="002D0673">
      <w:pPr>
        <w:pStyle w:val="a5"/>
        <w:numPr>
          <w:ilvl w:val="0"/>
          <w:numId w:val="31"/>
        </w:numPr>
        <w:rPr>
          <w:ins w:id="443" w:author="Matthew Yeansoo Jeong" w:date="2026-01-15T11:21:00Z" w16du:dateUtc="2026-01-15T02:21:00Z"/>
          <w:rFonts w:ascii="맑은 고딕" w:eastAsia="맑은 고딕" w:hAnsi="맑은 고딕"/>
          <w:b/>
          <w:bCs/>
          <w:rPrChange w:id="444" w:author="Matthew Yeansoo Jeong" w:date="2026-01-15T11:21:00Z" w16du:dateUtc="2026-01-15T02:21:00Z">
            <w:rPr>
              <w:ins w:id="445" w:author="Matthew Yeansoo Jeong" w:date="2026-01-15T11:21:00Z" w16du:dateUtc="2026-01-15T02:21:00Z"/>
              <w:rFonts w:ascii="맑은 고딕" w:eastAsia="맑은 고딕" w:hAnsi="맑은 고딕"/>
              <w:spacing w:val="-10"/>
              <w:w w:val="95"/>
              <w:position w:val="1"/>
            </w:rPr>
          </w:rPrChange>
        </w:rPr>
      </w:pPr>
      <w:ins w:id="446" w:author="Matthew Yeansoo Jeong" w:date="2026-01-15T11:26:00Z" w16du:dateUtc="2026-01-15T02:26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제1항에서 별도로 심의된 사항이 없을</w:t>
        </w:r>
      </w:ins>
      <w:ins w:id="447" w:author="Matthew Yeansoo Jeong" w:date="2026-01-15T14:37:00Z" w16du:dateUtc="2026-01-15T05:37:00Z">
        <w:r w:rsidR="009D312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 </w:t>
        </w:r>
      </w:ins>
      <w:ins w:id="448" w:author="Matthew Yeansoo Jeong" w:date="2026-01-15T11:26:00Z" w16du:dateUtc="2026-01-15T02:26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시 </w:t>
        </w:r>
      </w:ins>
      <w:ins w:id="449" w:author="Matthew Yeansoo Jeong" w:date="2026-01-15T11:20:00Z" w16du:dateUtc="2026-01-15T02:20:00Z"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운용담당자는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수입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및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지출실적을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토대로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자금수지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분석결과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여유자금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발생이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예측되는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경우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자금을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효율적으로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운용하기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위하여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제</w:t>
        </w:r>
      </w:ins>
      <w:ins w:id="450" w:author="Matthew Yeansoo Jeong" w:date="2026-01-15T11:23:00Z" w16du:dateUtc="2026-01-15T02:23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3</w:t>
        </w:r>
      </w:ins>
      <w:ins w:id="451" w:author="Matthew Yeansoo Jeong" w:date="2026-01-15T11:20:00Z" w16du:dateUtc="2026-01-15T02:20:00Z"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항의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금융상품에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예치할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수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있다</w:t>
        </w:r>
        <w:r w:rsidRPr="00C7696D">
          <w:rPr>
            <w:rFonts w:ascii="맑은 고딕" w:eastAsia="맑은 고딕" w:hAnsi="맑은 고딕"/>
            <w:spacing w:val="-10"/>
            <w:w w:val="95"/>
            <w:position w:val="1"/>
          </w:rPr>
          <w:t>.</w:t>
        </w:r>
      </w:ins>
    </w:p>
    <w:p w14:paraId="3D92A0A4" w14:textId="77777777" w:rsidR="00F523BA" w:rsidRPr="00F523BA" w:rsidRDefault="002D0673">
      <w:pPr>
        <w:pStyle w:val="a5"/>
        <w:numPr>
          <w:ilvl w:val="0"/>
          <w:numId w:val="31"/>
        </w:numPr>
        <w:rPr>
          <w:ins w:id="452" w:author="Matthew Yeansoo Jeong" w:date="2026-01-15T15:35:00Z" w16du:dateUtc="2026-01-15T06:35:00Z"/>
          <w:rFonts w:ascii="맑은 고딕" w:eastAsia="맑은 고딕" w:hAnsi="맑은 고딕"/>
          <w:b/>
          <w:bCs/>
          <w:rPrChange w:id="453" w:author="Matthew Yeansoo Jeong" w:date="2026-01-15T15:35:00Z" w16du:dateUtc="2026-01-15T06:35:00Z">
            <w:rPr>
              <w:ins w:id="454" w:author="Matthew Yeansoo Jeong" w:date="2026-01-15T15:35:00Z" w16du:dateUtc="2026-01-15T06:35:00Z"/>
              <w:rFonts w:ascii="맑은 고딕" w:eastAsia="맑은 고딕" w:hAnsi="맑은 고딕"/>
              <w:spacing w:val="-10"/>
              <w:w w:val="95"/>
              <w:position w:val="1"/>
            </w:rPr>
          </w:rPrChange>
        </w:rPr>
      </w:pPr>
      <w:ins w:id="455" w:author="Matthew Yeansoo Jeong" w:date="2026-01-15T11:21:00Z" w16du:dateUtc="2026-01-15T02:21:00Z"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금융기관에 예치하는 상품은 안정성을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우선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고려하여 예치하는 것을 원칙으로 하며</w:t>
        </w:r>
        <w:r w:rsidRPr="00C7696D">
          <w:rPr>
            <w:rFonts w:ascii="맑은 고딕" w:eastAsia="맑은 고딕" w:hAnsi="맑은 고딕"/>
            <w:spacing w:val="-10"/>
            <w:w w:val="95"/>
            <w:position w:val="1"/>
          </w:rPr>
          <w:t xml:space="preserve">,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다음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각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호의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상품으로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운용할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수</w:t>
        </w:r>
        <w:r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있다</w:t>
        </w:r>
        <w:r w:rsidRPr="00C7696D">
          <w:rPr>
            <w:rFonts w:ascii="맑은 고딕" w:eastAsia="맑은 고딕" w:hAnsi="맑은 고딕"/>
            <w:spacing w:val="-10"/>
            <w:w w:val="95"/>
            <w:position w:val="1"/>
          </w:rPr>
          <w:t>.</w:t>
        </w:r>
      </w:ins>
    </w:p>
    <w:p w14:paraId="3599B2A3" w14:textId="77777777" w:rsidR="00F523BA" w:rsidRPr="00F523BA" w:rsidRDefault="00F523BA">
      <w:pPr>
        <w:pStyle w:val="a5"/>
        <w:ind w:leftChars="300" w:left="600"/>
        <w:rPr>
          <w:ins w:id="456" w:author="Matthew Yeansoo Jeong" w:date="2026-01-15T15:36:00Z" w16du:dateUtc="2026-01-15T06:36:00Z"/>
          <w:rFonts w:ascii="맑은 고딕" w:eastAsia="맑은 고딕" w:hAnsi="맑은 고딕"/>
          <w:spacing w:val="-10"/>
          <w:w w:val="95"/>
          <w:position w:val="1"/>
        </w:rPr>
        <w:pPrChange w:id="457" w:author="Matthew Yeansoo Jeong" w:date="2026-01-15T15:36:00Z" w16du:dateUtc="2026-01-15T06:36:00Z">
          <w:pPr>
            <w:pStyle w:val="a5"/>
          </w:pPr>
        </w:pPrChange>
      </w:pPr>
      <w:ins w:id="458" w:author="Matthew Yeansoo Jeong" w:date="2026-01-15T15:36:00Z" w16du:dateUtc="2026-01-15T06:36:00Z">
        <w:r w:rsidRPr="00F523BA">
          <w:rPr>
            <w:rFonts w:ascii="맑은 고딕" w:eastAsia="맑은 고딕" w:hAnsi="맑은 고딕" w:hint="eastAsia"/>
            <w:spacing w:val="-10"/>
            <w:w w:val="95"/>
            <w:position w:val="1"/>
          </w:rPr>
          <w:t>1. 정기예금</w:t>
        </w:r>
      </w:ins>
    </w:p>
    <w:p w14:paraId="6466F7B8" w14:textId="77777777" w:rsidR="00F523BA" w:rsidRPr="00F523BA" w:rsidRDefault="00F523BA">
      <w:pPr>
        <w:pStyle w:val="a5"/>
        <w:ind w:leftChars="300" w:left="600"/>
        <w:rPr>
          <w:ins w:id="459" w:author="Matthew Yeansoo Jeong" w:date="2026-01-15T15:36:00Z" w16du:dateUtc="2026-01-15T06:36:00Z"/>
          <w:rFonts w:ascii="맑은 고딕" w:eastAsia="맑은 고딕" w:hAnsi="맑은 고딕"/>
          <w:spacing w:val="-10"/>
          <w:w w:val="95"/>
          <w:position w:val="1"/>
        </w:rPr>
        <w:pPrChange w:id="460" w:author="Matthew Yeansoo Jeong" w:date="2026-01-15T15:36:00Z" w16du:dateUtc="2026-01-15T06:36:00Z">
          <w:pPr>
            <w:pStyle w:val="a5"/>
          </w:pPr>
        </w:pPrChange>
      </w:pPr>
      <w:ins w:id="461" w:author="Matthew Yeansoo Jeong" w:date="2026-01-15T15:36:00Z" w16du:dateUtc="2026-01-15T06:36:00Z">
        <w:r w:rsidRPr="00F523BA">
          <w:rPr>
            <w:rFonts w:ascii="맑은 고딕" w:eastAsia="맑은 고딕" w:hAnsi="맑은 고딕" w:hint="eastAsia"/>
            <w:spacing w:val="-10"/>
            <w:w w:val="95"/>
            <w:position w:val="1"/>
          </w:rPr>
          <w:t>2. 양도성 정기예금증서(C/D)</w:t>
        </w:r>
      </w:ins>
    </w:p>
    <w:p w14:paraId="5D3A4C3F" w14:textId="77777777" w:rsidR="00F523BA" w:rsidRPr="00F523BA" w:rsidRDefault="00F523BA">
      <w:pPr>
        <w:pStyle w:val="a5"/>
        <w:ind w:leftChars="300" w:left="600"/>
        <w:rPr>
          <w:ins w:id="462" w:author="Matthew Yeansoo Jeong" w:date="2026-01-15T15:36:00Z" w16du:dateUtc="2026-01-15T06:36:00Z"/>
          <w:rFonts w:ascii="맑은 고딕" w:eastAsia="맑은 고딕" w:hAnsi="맑은 고딕"/>
          <w:spacing w:val="-10"/>
          <w:w w:val="95"/>
          <w:position w:val="1"/>
        </w:rPr>
        <w:pPrChange w:id="463" w:author="Matthew Yeansoo Jeong" w:date="2026-01-15T15:36:00Z" w16du:dateUtc="2026-01-15T06:36:00Z">
          <w:pPr>
            <w:pStyle w:val="a5"/>
          </w:pPr>
        </w:pPrChange>
      </w:pPr>
      <w:ins w:id="464" w:author="Matthew Yeansoo Jeong" w:date="2026-01-15T15:36:00Z" w16du:dateUtc="2026-01-15T06:36:00Z">
        <w:r w:rsidRPr="00F523BA">
          <w:rPr>
            <w:rFonts w:ascii="맑은 고딕" w:eastAsia="맑은 고딕" w:hAnsi="맑은 고딕" w:hint="eastAsia"/>
            <w:spacing w:val="-10"/>
            <w:w w:val="95"/>
            <w:position w:val="1"/>
          </w:rPr>
          <w:t>3. 환매조건부매도채권(RP)</w:t>
        </w:r>
      </w:ins>
    </w:p>
    <w:p w14:paraId="208BF723" w14:textId="77777777" w:rsidR="00F523BA" w:rsidRPr="00F523BA" w:rsidRDefault="00F523BA">
      <w:pPr>
        <w:pStyle w:val="a5"/>
        <w:ind w:leftChars="300" w:left="600"/>
        <w:rPr>
          <w:ins w:id="465" w:author="Matthew Yeansoo Jeong" w:date="2026-01-15T15:36:00Z" w16du:dateUtc="2026-01-15T06:36:00Z"/>
          <w:rFonts w:ascii="맑은 고딕" w:eastAsia="맑은 고딕" w:hAnsi="맑은 고딕"/>
          <w:spacing w:val="-10"/>
          <w:w w:val="95"/>
          <w:position w:val="1"/>
        </w:rPr>
        <w:pPrChange w:id="466" w:author="Matthew Yeansoo Jeong" w:date="2026-01-15T15:36:00Z" w16du:dateUtc="2026-01-15T06:36:00Z">
          <w:pPr>
            <w:pStyle w:val="a5"/>
          </w:pPr>
        </w:pPrChange>
      </w:pPr>
      <w:ins w:id="467" w:author="Matthew Yeansoo Jeong" w:date="2026-01-15T15:36:00Z" w16du:dateUtc="2026-01-15T06:36:00Z">
        <w:r w:rsidRPr="00F523BA">
          <w:rPr>
            <w:rFonts w:ascii="맑은 고딕" w:eastAsia="맑은 고딕" w:hAnsi="맑은 고딕" w:hint="eastAsia"/>
            <w:spacing w:val="-10"/>
            <w:w w:val="95"/>
            <w:position w:val="1"/>
          </w:rPr>
          <w:t>4. 수시입출이 가능한 금융상품(MMDA) 등</w:t>
        </w:r>
      </w:ins>
    </w:p>
    <w:p w14:paraId="3494C2EC" w14:textId="77777777" w:rsidR="00F523BA" w:rsidRPr="00F523BA" w:rsidRDefault="00F523BA">
      <w:pPr>
        <w:pStyle w:val="a5"/>
        <w:ind w:leftChars="300" w:left="600"/>
        <w:rPr>
          <w:ins w:id="468" w:author="Matthew Yeansoo Jeong" w:date="2026-01-15T15:36:00Z" w16du:dateUtc="2026-01-15T06:36:00Z"/>
          <w:rFonts w:ascii="맑은 고딕" w:eastAsia="맑은 고딕" w:hAnsi="맑은 고딕"/>
          <w:spacing w:val="-10"/>
          <w:w w:val="95"/>
          <w:position w:val="1"/>
        </w:rPr>
        <w:pPrChange w:id="469" w:author="Matthew Yeansoo Jeong" w:date="2026-01-15T15:36:00Z" w16du:dateUtc="2026-01-15T06:36:00Z">
          <w:pPr>
            <w:pStyle w:val="a5"/>
          </w:pPr>
        </w:pPrChange>
      </w:pPr>
      <w:ins w:id="470" w:author="Matthew Yeansoo Jeong" w:date="2026-01-15T15:36:00Z" w16du:dateUtc="2026-01-15T06:36:00Z">
        <w:r w:rsidRPr="00F523BA">
          <w:rPr>
            <w:rFonts w:ascii="맑은 고딕" w:eastAsia="맑은 고딕" w:hAnsi="맑은 고딕" w:hint="eastAsia"/>
            <w:spacing w:val="-10"/>
            <w:w w:val="95"/>
            <w:position w:val="1"/>
          </w:rPr>
          <w:t>5. 단기금융상품펀드(MMF)</w:t>
        </w:r>
      </w:ins>
    </w:p>
    <w:p w14:paraId="4A069CF8" w14:textId="1FE1E71B" w:rsidR="00F523BA" w:rsidRPr="00F523BA" w:rsidRDefault="00F523BA">
      <w:pPr>
        <w:pStyle w:val="a5"/>
        <w:ind w:leftChars="300" w:left="600"/>
        <w:rPr>
          <w:ins w:id="471" w:author="Matthew Yeansoo Jeong" w:date="2026-01-15T15:36:00Z" w16du:dateUtc="2026-01-15T06:36:00Z"/>
          <w:rFonts w:ascii="맑은 고딕" w:eastAsia="맑은 고딕" w:hAnsi="맑은 고딕"/>
          <w:spacing w:val="-10"/>
          <w:w w:val="95"/>
          <w:position w:val="1"/>
        </w:rPr>
        <w:pPrChange w:id="472" w:author="Matthew Yeansoo Jeong" w:date="2026-01-15T15:36:00Z" w16du:dateUtc="2026-01-15T06:36:00Z">
          <w:pPr>
            <w:pStyle w:val="a5"/>
          </w:pPr>
        </w:pPrChange>
      </w:pPr>
      <w:ins w:id="473" w:author="Matthew Yeansoo Jeong" w:date="2026-01-15T15:36:00Z" w16du:dateUtc="2026-01-15T06:36:00Z">
        <w:r w:rsidRPr="00F523BA">
          <w:rPr>
            <w:rFonts w:ascii="맑은 고딕" w:eastAsia="맑은 고딕" w:hAnsi="맑은 고딕" w:hint="eastAsia"/>
            <w:spacing w:val="-10"/>
            <w:w w:val="95"/>
            <w:position w:val="1"/>
          </w:rPr>
          <w:t>6. 국채, 지방채</w:t>
        </w:r>
      </w:ins>
    </w:p>
    <w:p w14:paraId="7AC0A9A3" w14:textId="77777777" w:rsidR="00F523BA" w:rsidRPr="00F523BA" w:rsidRDefault="00F523BA">
      <w:pPr>
        <w:pStyle w:val="a5"/>
        <w:ind w:leftChars="300" w:left="600"/>
        <w:rPr>
          <w:ins w:id="474" w:author="Matthew Yeansoo Jeong" w:date="2026-01-15T15:36:00Z" w16du:dateUtc="2026-01-15T06:36:00Z"/>
          <w:rFonts w:ascii="맑은 고딕" w:eastAsia="맑은 고딕" w:hAnsi="맑은 고딕"/>
          <w:spacing w:val="-10"/>
          <w:w w:val="95"/>
          <w:position w:val="1"/>
        </w:rPr>
        <w:pPrChange w:id="475" w:author="Matthew Yeansoo Jeong" w:date="2026-01-15T15:36:00Z" w16du:dateUtc="2026-01-15T06:36:00Z">
          <w:pPr>
            <w:pStyle w:val="a5"/>
          </w:pPr>
        </w:pPrChange>
      </w:pPr>
      <w:ins w:id="476" w:author="Matthew Yeansoo Jeong" w:date="2026-01-15T15:36:00Z" w16du:dateUtc="2026-01-15T06:36:00Z">
        <w:r w:rsidRPr="00F523BA">
          <w:rPr>
            <w:rFonts w:ascii="맑은 고딕" w:eastAsia="맑은 고딕" w:hAnsi="맑은 고딕" w:hint="eastAsia"/>
            <w:spacing w:val="-10"/>
            <w:w w:val="95"/>
            <w:position w:val="1"/>
          </w:rPr>
          <w:t>7. 금융기관이 원리금의 지급을 보증한 회사채</w:t>
        </w:r>
      </w:ins>
    </w:p>
    <w:p w14:paraId="4C38C05C" w14:textId="77777777" w:rsidR="00F523BA" w:rsidRPr="00F523BA" w:rsidRDefault="00F523BA">
      <w:pPr>
        <w:pStyle w:val="a5"/>
        <w:ind w:leftChars="300" w:left="600"/>
        <w:rPr>
          <w:ins w:id="477" w:author="Matthew Yeansoo Jeong" w:date="2026-01-15T15:36:00Z" w16du:dateUtc="2026-01-15T06:36:00Z"/>
          <w:rFonts w:ascii="맑은 고딕" w:eastAsia="맑은 고딕" w:hAnsi="맑은 고딕"/>
          <w:spacing w:val="-10"/>
          <w:w w:val="95"/>
          <w:position w:val="1"/>
        </w:rPr>
        <w:pPrChange w:id="478" w:author="Matthew Yeansoo Jeong" w:date="2026-01-15T15:36:00Z" w16du:dateUtc="2026-01-15T06:36:00Z">
          <w:pPr>
            <w:pStyle w:val="a5"/>
          </w:pPr>
        </w:pPrChange>
      </w:pPr>
      <w:ins w:id="479" w:author="Matthew Yeansoo Jeong" w:date="2026-01-15T15:36:00Z" w16du:dateUtc="2026-01-15T06:36:00Z">
        <w:r w:rsidRPr="00F523BA">
          <w:rPr>
            <w:rFonts w:ascii="맑은 고딕" w:eastAsia="맑은 고딕" w:hAnsi="맑은 고딕" w:hint="eastAsia"/>
            <w:spacing w:val="-10"/>
            <w:w w:val="95"/>
            <w:position w:val="1"/>
          </w:rPr>
          <w:lastRenderedPageBreak/>
          <w:t>8. 신탁회사가 원리금의 지급을 보증하며 판매하는 채권형 수익증권</w:t>
        </w:r>
      </w:ins>
    </w:p>
    <w:p w14:paraId="383863DC" w14:textId="77777777" w:rsidR="00F523BA" w:rsidRPr="00F523BA" w:rsidRDefault="00F523BA">
      <w:pPr>
        <w:pStyle w:val="a5"/>
        <w:ind w:leftChars="300" w:left="600"/>
        <w:rPr>
          <w:ins w:id="480" w:author="Matthew Yeansoo Jeong" w:date="2026-01-15T15:36:00Z" w16du:dateUtc="2026-01-15T06:36:00Z"/>
          <w:rFonts w:ascii="맑은 고딕" w:eastAsia="맑은 고딕" w:hAnsi="맑은 고딕"/>
          <w:spacing w:val="-10"/>
          <w:w w:val="95"/>
          <w:position w:val="1"/>
        </w:rPr>
        <w:pPrChange w:id="481" w:author="Matthew Yeansoo Jeong" w:date="2026-01-15T15:36:00Z" w16du:dateUtc="2026-01-15T06:36:00Z">
          <w:pPr>
            <w:pStyle w:val="a5"/>
          </w:pPr>
        </w:pPrChange>
      </w:pPr>
      <w:ins w:id="482" w:author="Matthew Yeansoo Jeong" w:date="2026-01-15T15:36:00Z" w16du:dateUtc="2026-01-15T06:36:00Z">
        <w:r w:rsidRPr="00F523BA">
          <w:rPr>
            <w:rFonts w:ascii="맑은 고딕" w:eastAsia="맑은 고딕" w:hAnsi="맑은 고딕" w:hint="eastAsia"/>
            <w:spacing w:val="-10"/>
            <w:w w:val="95"/>
            <w:position w:val="1"/>
          </w:rPr>
          <w:t>9. 증권회사가 원리금의 지급을 보증하며 판매하는 채권형 수익증권</w:t>
        </w:r>
      </w:ins>
    </w:p>
    <w:p w14:paraId="49A76668" w14:textId="2806AE1D" w:rsidR="00F523BA" w:rsidRPr="00F523BA" w:rsidRDefault="00F523BA">
      <w:pPr>
        <w:pStyle w:val="a5"/>
        <w:ind w:leftChars="300" w:left="600"/>
        <w:rPr>
          <w:ins w:id="483" w:author="Matthew Yeansoo Jeong" w:date="2026-01-15T15:35:00Z" w16du:dateUtc="2026-01-15T06:35:00Z"/>
          <w:rFonts w:ascii="맑은 고딕" w:eastAsia="맑은 고딕" w:hAnsi="맑은 고딕"/>
          <w:b/>
          <w:bCs/>
          <w:rPrChange w:id="484" w:author="Matthew Yeansoo Jeong" w:date="2026-01-15T15:35:00Z" w16du:dateUtc="2026-01-15T06:35:00Z">
            <w:rPr>
              <w:ins w:id="485" w:author="Matthew Yeansoo Jeong" w:date="2026-01-15T15:35:00Z" w16du:dateUtc="2026-01-15T06:35:00Z"/>
              <w:rFonts w:ascii="맑은 고딕" w:eastAsia="맑은 고딕" w:hAnsi="맑은 고딕"/>
              <w:spacing w:val="-10"/>
              <w:w w:val="95"/>
              <w:position w:val="1"/>
            </w:rPr>
          </w:rPrChange>
        </w:rPr>
        <w:pPrChange w:id="486" w:author="Matthew Yeansoo Jeong" w:date="2026-01-15T15:36:00Z" w16du:dateUtc="2026-01-15T06:36:00Z">
          <w:pPr>
            <w:pStyle w:val="a5"/>
            <w:numPr>
              <w:numId w:val="31"/>
            </w:numPr>
            <w:ind w:left="360" w:hanging="360"/>
          </w:pPr>
        </w:pPrChange>
      </w:pPr>
      <w:ins w:id="487" w:author="Matthew Yeansoo Jeong" w:date="2026-01-15T15:36:00Z" w16du:dateUtc="2026-01-15T06:36:00Z">
        <w:r w:rsidRPr="00F523BA">
          <w:rPr>
            <w:rFonts w:ascii="맑은 고딕" w:eastAsia="맑은 고딕" w:hAnsi="맑은 고딕" w:hint="eastAsia"/>
            <w:spacing w:val="-10"/>
            <w:w w:val="95"/>
            <w:position w:val="1"/>
          </w:rPr>
          <w:t>10. 기타 안정성과 수익성이 기대되는 원금보장형 상품</w:t>
        </w:r>
      </w:ins>
    </w:p>
    <w:p w14:paraId="2119E264" w14:textId="67ABA8BD" w:rsidR="00F523BA" w:rsidRDefault="00F523BA">
      <w:pPr>
        <w:pStyle w:val="a5"/>
        <w:numPr>
          <w:ilvl w:val="0"/>
          <w:numId w:val="31"/>
        </w:numPr>
        <w:rPr>
          <w:ins w:id="488" w:author="Matthew Yeansoo Jeong" w:date="2026-01-15T15:37:00Z" w16du:dateUtc="2026-01-15T06:37:00Z"/>
          <w:rFonts w:ascii="맑은 고딕" w:eastAsia="맑은 고딕" w:hAnsi="맑은 고딕" w:cs="함초롬바탕"/>
          <w:spacing w:val="-10"/>
          <w:w w:val="95"/>
          <w:position w:val="1"/>
        </w:rPr>
      </w:pPr>
      <w:ins w:id="489" w:author="Matthew Yeansoo Jeong" w:date="2026-01-15T15:36:00Z" w16du:dateUtc="2026-01-15T06:36:00Z">
        <w:r w:rsidRPr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490" w:author="Matthew Yeansoo Jeong" w:date="2026-01-15T15:36:00Z" w16du:dateUtc="2026-01-15T06:36:00Z">
              <w:rPr>
                <w:rFonts w:ascii="맑은 고딕" w:eastAsia="맑은 고딕" w:hAnsi="맑은 고딕" w:hint="eastAsia"/>
                <w:b/>
                <w:bCs/>
              </w:rPr>
            </w:rPrChange>
          </w:rPr>
          <w:t>회사는</w:t>
        </w:r>
        <w:r w:rsidRPr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491" w:author="Matthew Yeansoo Jeong" w:date="2026-01-15T15:36:00Z" w16du:dateUtc="2026-01-15T06:36:00Z">
              <w:rPr>
                <w:rFonts w:ascii="맑은 고딕" w:eastAsia="맑은 고딕" w:hAnsi="맑은 고딕"/>
                <w:b/>
                <w:bCs/>
              </w:rPr>
            </w:rPrChange>
          </w:rPr>
          <w:t xml:space="preserve"> </w:t>
        </w:r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외환거래에 수반되는 리스크를 관리해야 하며, </w:t>
        </w:r>
      </w:ins>
      <w:ins w:id="492" w:author="Matthew Yeansoo Jeong" w:date="2026-01-15T15:37:00Z" w16du:dateUtc="2026-01-15T06:37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회</w:t>
        </w:r>
        <w:r w:rsidR="00AC23CC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사의 적정 헷지 비율 및 대상 범위는 제3장의 자금운용위원회에서 정하는 바에 따른다.</w:t>
        </w:r>
      </w:ins>
    </w:p>
    <w:p w14:paraId="7A5F5AF1" w14:textId="771E6BAE" w:rsidR="00AC23CC" w:rsidRPr="00F523BA" w:rsidRDefault="00AC23CC">
      <w:pPr>
        <w:pStyle w:val="a5"/>
        <w:numPr>
          <w:ilvl w:val="0"/>
          <w:numId w:val="31"/>
        </w:numPr>
        <w:rPr>
          <w:rFonts w:ascii="맑은 고딕" w:eastAsia="맑은 고딕" w:hAnsi="맑은 고딕" w:cs="함초롬바탕"/>
          <w:spacing w:val="-10"/>
          <w:w w:val="95"/>
          <w:position w:val="1"/>
          <w:rPrChange w:id="493" w:author="Matthew Yeansoo Jeong" w:date="2026-01-15T15:36:00Z" w16du:dateUtc="2026-01-15T06:36:00Z">
            <w:rPr>
              <w:rFonts w:ascii="바탕체" w:eastAsia="바탕체" w:hAnsi="바탕체"/>
            </w:rPr>
          </w:rPrChange>
        </w:rPr>
        <w:pPrChange w:id="494" w:author="Matthew Yeansoo Jeong" w:date="2026-01-15T11:20:00Z" w16du:dateUtc="2026-01-15T02:20:00Z">
          <w:pPr>
            <w:pStyle w:val="a5"/>
          </w:pPr>
        </w:pPrChange>
      </w:pPr>
      <w:ins w:id="495" w:author="Matthew Yeansoo Jeong" w:date="2026-01-15T15:37:00Z" w16du:dateUtc="2026-01-15T06:37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회사는 지급불능 리스크 방지를 위해 적정 수준의 현금성 자산을 보유해야 하며, 회사의 </w:t>
        </w:r>
      </w:ins>
      <w:ins w:id="496" w:author="Matthew Yeansoo Jeong" w:date="2026-01-15T15:38:00Z" w16du:dateUtc="2026-01-15T06:38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최소 유동성 유지 한도는 자금 사정을 고려하여 제3장의 자금운용위원회에서 정하는 바에 따른다.</w:t>
        </w:r>
      </w:ins>
    </w:p>
    <w:p w14:paraId="7F77C7D4" w14:textId="3C153B9F" w:rsidR="00CA70C1" w:rsidRPr="00CA70C1" w:rsidDel="009D312D" w:rsidRDefault="00CA70C1" w:rsidP="002D0673">
      <w:pPr>
        <w:pStyle w:val="a5"/>
        <w:rPr>
          <w:del w:id="497" w:author="Matthew Yeansoo Jeong" w:date="2026-01-15T14:37:00Z" w16du:dateUtc="2026-01-15T05:37:00Z"/>
          <w:rFonts w:ascii="맑은 고딕" w:eastAsia="맑은 고딕" w:hAnsi="맑은 고딕"/>
          <w:rPrChange w:id="498" w:author="Isaac Cheolsu Lee" w:date="2024-01-02T14:09:00Z">
            <w:rPr>
              <w:del w:id="499" w:author="Matthew Yeansoo Jeong" w:date="2026-01-15T14:37:00Z" w16du:dateUtc="2026-01-15T05:37:00Z"/>
              <w:rFonts w:ascii="바탕체" w:eastAsia="바탕체" w:hAnsi="바탕체"/>
            </w:rPr>
          </w:rPrChange>
        </w:rPr>
      </w:pPr>
      <w:del w:id="500" w:author="Matthew Yeansoo Jeong" w:date="2026-01-15T11:20:00Z" w16du:dateUtc="2026-01-15T02:20:00Z"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0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①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0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0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운용담당자는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04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0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수입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06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0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및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08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0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지출실적을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1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1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토대로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1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1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자금수지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14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1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분석결과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16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1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여유자금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18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1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발생이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2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2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예측되는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2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2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경우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24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2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자금을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26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2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효율적으로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28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2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운용하기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3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3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위하여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3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3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제</w:delText>
        </w:r>
        <w:r w:rsidRPr="00CA70C1" w:rsidDel="002D0673">
          <w:rPr>
            <w:rFonts w:ascii="맑은 고딕" w:eastAsia="맑은 고딕" w:hAnsi="맑은 고딕"/>
            <w:spacing w:val="-10"/>
            <w:w w:val="95"/>
            <w:position w:val="1"/>
            <w:rPrChange w:id="534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2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3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항의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36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3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금융상품에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38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3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예치할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4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4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수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4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4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있다</w:delText>
        </w:r>
        <w:r w:rsidRPr="00CA70C1" w:rsidDel="002D0673">
          <w:rPr>
            <w:rFonts w:ascii="맑은 고딕" w:eastAsia="맑은 고딕" w:hAnsi="맑은 고딕"/>
            <w:spacing w:val="-10"/>
            <w:w w:val="95"/>
            <w:position w:val="1"/>
            <w:rPrChange w:id="544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.</w:delText>
        </w:r>
      </w:del>
    </w:p>
    <w:p w14:paraId="313A189C" w14:textId="22A691DA" w:rsidR="00CA70C1" w:rsidRPr="00CA70C1" w:rsidDel="007544AE" w:rsidRDefault="00CA70C1">
      <w:pPr>
        <w:pStyle w:val="a5"/>
        <w:rPr>
          <w:del w:id="545" w:author="Matthew Yeansoo Jeong" w:date="2026-01-15T13:54:00Z" w16du:dateUtc="2026-01-15T04:54:00Z"/>
          <w:rFonts w:ascii="맑은 고딕" w:eastAsia="맑은 고딕" w:hAnsi="맑은 고딕"/>
          <w:rPrChange w:id="546" w:author="Isaac Cheolsu Lee" w:date="2024-01-02T14:09:00Z">
            <w:rPr>
              <w:del w:id="547" w:author="Matthew Yeansoo Jeong" w:date="2026-01-15T13:54:00Z" w16du:dateUtc="2026-01-15T04:54:00Z"/>
              <w:rFonts w:ascii="바탕체" w:eastAsia="바탕체" w:hAnsi="바탕체"/>
            </w:rPr>
          </w:rPrChange>
        </w:rPr>
      </w:pPr>
      <w:del w:id="548" w:author="Matthew Yeansoo Jeong" w:date="2026-01-15T11:23:00Z" w16du:dateUtc="2026-01-15T02:23:00Z"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4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②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5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</w:del>
      <w:del w:id="551" w:author="Matthew Yeansoo Jeong" w:date="2026-01-15T11:21:00Z" w16du:dateUtc="2026-01-15T02:21:00Z"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5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금융기관에 예치하는 상품은 안정성을 </w:delText>
        </w:r>
      </w:del>
      <w:del w:id="553" w:author="Matthew Yeansoo Jeong" w:date="2024-01-02T12:16:00Z">
        <w:r w:rsidRPr="00CA70C1" w:rsidDel="003C340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5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최</w:delText>
        </w:r>
      </w:del>
      <w:del w:id="555" w:author="Matthew Yeansoo Jeong" w:date="2026-01-15T11:21:00Z" w16du:dateUtc="2026-01-15T02:21:00Z"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5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우선</w:delText>
        </w:r>
      </w:del>
      <w:del w:id="557" w:author="Matthew Yeansoo Jeong" w:date="2024-01-02T12:16:00Z">
        <w:r w:rsidRPr="00CA70C1" w:rsidDel="003C340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58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하여</w:delText>
        </w:r>
      </w:del>
      <w:del w:id="559" w:author="Matthew Yeansoo Jeong" w:date="2026-01-15T11:21:00Z" w16du:dateUtc="2026-01-15T02:21:00Z"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6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고려하여 예치하는 것을 원칙으로 하며</w:delText>
        </w:r>
        <w:r w:rsidRPr="00CA70C1" w:rsidDel="002D0673">
          <w:rPr>
            <w:rFonts w:ascii="맑은 고딕" w:eastAsia="맑은 고딕" w:hAnsi="맑은 고딕"/>
            <w:spacing w:val="-10"/>
            <w:w w:val="95"/>
            <w:position w:val="1"/>
            <w:rPrChange w:id="561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,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6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다음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63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6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각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65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6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호의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67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68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상품으로</w:delText>
        </w:r>
        <w:r w:rsidRPr="00CA70C1" w:rsidDel="002D0673">
          <w:rPr>
            <w:rFonts w:ascii="맑은 고딕" w:eastAsia="맑은 고딕" w:hAnsi="맑은 고딕" w:cs="함초롬바탕"/>
            <w:spacing w:val="-10"/>
            <w:w w:val="95"/>
            <w:position w:val="1"/>
            <w:rPrChange w:id="569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D067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7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운용</w:delText>
        </w:r>
      </w:del>
      <w:del w:id="571" w:author="Matthew Yeansoo Jeong" w:date="2024-01-02T12:16:00Z">
        <w:r w:rsidRPr="00CA70C1" w:rsidDel="003C340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7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한다</w:delText>
        </w:r>
      </w:del>
      <w:del w:id="573" w:author="Matthew Yeansoo Jeong" w:date="2026-01-15T11:21:00Z" w16du:dateUtc="2026-01-15T02:21:00Z">
        <w:r w:rsidRPr="00CA70C1" w:rsidDel="002D0673">
          <w:rPr>
            <w:rFonts w:ascii="맑은 고딕" w:eastAsia="맑은 고딕" w:hAnsi="맑은 고딕"/>
            <w:spacing w:val="-10"/>
            <w:w w:val="95"/>
            <w:position w:val="1"/>
            <w:rPrChange w:id="574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.</w:delText>
        </w:r>
      </w:del>
    </w:p>
    <w:p w14:paraId="1CCEF79C" w14:textId="1824E579" w:rsidR="00CA70C1" w:rsidRPr="00CA70C1" w:rsidDel="00F523BA" w:rsidRDefault="00CA70C1" w:rsidP="00AB1DBA">
      <w:pPr>
        <w:pStyle w:val="a5"/>
        <w:ind w:leftChars="100" w:left="200"/>
        <w:rPr>
          <w:del w:id="575" w:author="Matthew Yeansoo Jeong" w:date="2026-01-15T15:35:00Z" w16du:dateUtc="2026-01-15T06:35:00Z"/>
          <w:rFonts w:ascii="맑은 고딕" w:eastAsia="맑은 고딕" w:hAnsi="맑은 고딕"/>
          <w:rPrChange w:id="576" w:author="Isaac Cheolsu Lee" w:date="2024-01-02T14:09:00Z">
            <w:rPr>
              <w:del w:id="577" w:author="Matthew Yeansoo Jeong" w:date="2026-01-15T15:35:00Z" w16du:dateUtc="2026-01-15T06:35:00Z"/>
              <w:rFonts w:ascii="바탕체" w:eastAsia="바탕체" w:hAnsi="바탕체"/>
            </w:rPr>
          </w:rPrChange>
        </w:rPr>
      </w:pPr>
      <w:del w:id="578" w:author="Matthew Yeansoo Jeong" w:date="2026-01-15T15:35:00Z" w16du:dateUtc="2026-01-15T06:35:00Z"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579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1.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8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정기예금</w:delText>
        </w:r>
      </w:del>
    </w:p>
    <w:p w14:paraId="4AFDD478" w14:textId="67EB3367" w:rsidR="00CA70C1" w:rsidRPr="00CA70C1" w:rsidDel="00F523BA" w:rsidRDefault="00CA70C1" w:rsidP="00CA70C1">
      <w:pPr>
        <w:pStyle w:val="a5"/>
        <w:ind w:leftChars="100" w:left="200"/>
        <w:rPr>
          <w:del w:id="581" w:author="Matthew Yeansoo Jeong" w:date="2026-01-15T15:35:00Z" w16du:dateUtc="2026-01-15T06:35:00Z"/>
          <w:rFonts w:ascii="맑은 고딕" w:eastAsia="맑은 고딕" w:hAnsi="맑은 고딕"/>
          <w:rPrChange w:id="582" w:author="Isaac Cheolsu Lee" w:date="2024-01-02T14:09:00Z">
            <w:rPr>
              <w:del w:id="583" w:author="Matthew Yeansoo Jeong" w:date="2026-01-15T15:35:00Z" w16du:dateUtc="2026-01-15T06:35:00Z"/>
              <w:rFonts w:ascii="바탕체" w:eastAsia="바탕체" w:hAnsi="바탕체"/>
            </w:rPr>
          </w:rPrChange>
        </w:rPr>
      </w:pPr>
      <w:del w:id="584" w:author="Matthew Yeansoo Jeong" w:date="2026-01-15T15:35:00Z" w16du:dateUtc="2026-01-15T06:35:00Z"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585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2.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8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양도성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587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88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정기예금증서</w:delText>
        </w:r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589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(C/D)</w:delText>
        </w:r>
      </w:del>
    </w:p>
    <w:p w14:paraId="06CCCD4C" w14:textId="60462974" w:rsidR="00CA70C1" w:rsidRPr="00CA70C1" w:rsidDel="009D312D" w:rsidRDefault="00CA70C1" w:rsidP="00CA70C1">
      <w:pPr>
        <w:pStyle w:val="a5"/>
        <w:ind w:leftChars="100" w:left="200"/>
        <w:rPr>
          <w:del w:id="590" w:author="Matthew Yeansoo Jeong" w:date="2026-01-15T14:38:00Z" w16du:dateUtc="2026-01-15T05:38:00Z"/>
          <w:rFonts w:ascii="맑은 고딕" w:eastAsia="맑은 고딕" w:hAnsi="맑은 고딕"/>
          <w:rPrChange w:id="591" w:author="Isaac Cheolsu Lee" w:date="2024-01-02T14:09:00Z">
            <w:rPr>
              <w:del w:id="592" w:author="Matthew Yeansoo Jeong" w:date="2026-01-15T14:38:00Z" w16du:dateUtc="2026-01-15T05:38:00Z"/>
              <w:rFonts w:ascii="바탕체" w:eastAsia="바탕체" w:hAnsi="바탕체"/>
            </w:rPr>
          </w:rPrChange>
        </w:rPr>
      </w:pPr>
      <w:del w:id="593" w:author="Matthew Yeansoo Jeong" w:date="2026-01-15T14:38:00Z" w16du:dateUtc="2026-01-15T05:38:00Z">
        <w:r w:rsidRPr="00CA70C1" w:rsidDel="009D312D">
          <w:rPr>
            <w:rFonts w:ascii="맑은 고딕" w:eastAsia="맑은 고딕" w:hAnsi="맑은 고딕"/>
            <w:spacing w:val="-10"/>
            <w:w w:val="95"/>
            <w:position w:val="1"/>
            <w:rPrChange w:id="594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3. </w:delText>
        </w:r>
        <w:r w:rsidRPr="00CA70C1" w:rsidDel="009D312D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59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표지어음</w:delText>
        </w:r>
      </w:del>
    </w:p>
    <w:p w14:paraId="79EC9DF2" w14:textId="6373CFA6" w:rsidR="00CA70C1" w:rsidRPr="00CA70C1" w:rsidDel="00F523BA" w:rsidRDefault="00CA70C1" w:rsidP="00CA70C1">
      <w:pPr>
        <w:pStyle w:val="a5"/>
        <w:ind w:leftChars="100" w:left="200"/>
        <w:rPr>
          <w:del w:id="596" w:author="Matthew Yeansoo Jeong" w:date="2026-01-15T15:35:00Z" w16du:dateUtc="2026-01-15T06:35:00Z"/>
          <w:rFonts w:ascii="맑은 고딕" w:eastAsia="맑은 고딕" w:hAnsi="맑은 고딕"/>
          <w:rPrChange w:id="597" w:author="Isaac Cheolsu Lee" w:date="2024-01-02T14:09:00Z">
            <w:rPr>
              <w:del w:id="598" w:author="Matthew Yeansoo Jeong" w:date="2026-01-15T15:35:00Z" w16du:dateUtc="2026-01-15T06:35:00Z"/>
              <w:rFonts w:ascii="바탕체" w:eastAsia="바탕체" w:hAnsi="바탕체"/>
            </w:rPr>
          </w:rPrChange>
        </w:rPr>
      </w:pPr>
      <w:del w:id="599" w:author="Matthew Yeansoo Jeong" w:date="2026-01-15T14:38:00Z" w16du:dateUtc="2026-01-15T05:38:00Z">
        <w:r w:rsidRPr="00CA70C1" w:rsidDel="009D312D">
          <w:rPr>
            <w:rFonts w:ascii="맑은 고딕" w:eastAsia="맑은 고딕" w:hAnsi="맑은 고딕"/>
            <w:spacing w:val="-10"/>
            <w:w w:val="95"/>
            <w:position w:val="1"/>
            <w:rPrChange w:id="600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4</w:delText>
        </w:r>
      </w:del>
      <w:del w:id="601" w:author="Matthew Yeansoo Jeong" w:date="2026-01-15T15:35:00Z" w16du:dateUtc="2026-01-15T06:35:00Z"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602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.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0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환매조건부매도채권</w:delText>
        </w:r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604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(RP)</w:delText>
        </w:r>
      </w:del>
    </w:p>
    <w:p w14:paraId="057435BE" w14:textId="77BA500F" w:rsidR="00CA70C1" w:rsidRPr="00CA70C1" w:rsidDel="00F523BA" w:rsidRDefault="00CA70C1" w:rsidP="00CA70C1">
      <w:pPr>
        <w:pStyle w:val="a5"/>
        <w:ind w:leftChars="100" w:left="200"/>
        <w:rPr>
          <w:del w:id="605" w:author="Matthew Yeansoo Jeong" w:date="2026-01-15T15:35:00Z" w16du:dateUtc="2026-01-15T06:35:00Z"/>
          <w:rFonts w:ascii="맑은 고딕" w:eastAsia="맑은 고딕" w:hAnsi="맑은 고딕"/>
          <w:rPrChange w:id="606" w:author="Isaac Cheolsu Lee" w:date="2024-01-02T14:09:00Z">
            <w:rPr>
              <w:del w:id="607" w:author="Matthew Yeansoo Jeong" w:date="2026-01-15T15:35:00Z" w16du:dateUtc="2026-01-15T06:35:00Z"/>
              <w:rFonts w:ascii="바탕체" w:eastAsia="바탕체" w:hAnsi="바탕체"/>
            </w:rPr>
          </w:rPrChange>
        </w:rPr>
      </w:pPr>
      <w:del w:id="608" w:author="Matthew Yeansoo Jeong" w:date="2026-01-15T14:38:00Z" w16du:dateUtc="2026-01-15T05:38:00Z">
        <w:r w:rsidRPr="00CA70C1" w:rsidDel="009D312D">
          <w:rPr>
            <w:rFonts w:ascii="맑은 고딕" w:eastAsia="맑은 고딕" w:hAnsi="맑은 고딕"/>
            <w:spacing w:val="-10"/>
            <w:w w:val="95"/>
            <w:position w:val="1"/>
            <w:rPrChange w:id="609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5</w:delText>
        </w:r>
      </w:del>
      <w:del w:id="610" w:author="Matthew Yeansoo Jeong" w:date="2026-01-15T15:35:00Z" w16du:dateUtc="2026-01-15T06:35:00Z"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611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.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1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수시입출이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613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가능한 금융상품</w:delText>
        </w:r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614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(MMDA)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1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등</w:delText>
        </w:r>
      </w:del>
    </w:p>
    <w:p w14:paraId="563E71FE" w14:textId="3C91ED4B" w:rsidR="00CA70C1" w:rsidRPr="00CA70C1" w:rsidDel="00F523BA" w:rsidRDefault="00CA70C1" w:rsidP="00CA70C1">
      <w:pPr>
        <w:pStyle w:val="a5"/>
        <w:ind w:leftChars="100" w:left="200"/>
        <w:rPr>
          <w:del w:id="616" w:author="Matthew Yeansoo Jeong" w:date="2026-01-15T15:35:00Z" w16du:dateUtc="2026-01-15T06:35:00Z"/>
          <w:rFonts w:ascii="맑은 고딕" w:eastAsia="맑은 고딕" w:hAnsi="맑은 고딕"/>
          <w:rPrChange w:id="617" w:author="Isaac Cheolsu Lee" w:date="2024-01-02T14:09:00Z">
            <w:rPr>
              <w:del w:id="618" w:author="Matthew Yeansoo Jeong" w:date="2026-01-15T15:35:00Z" w16du:dateUtc="2026-01-15T06:35:00Z"/>
              <w:rFonts w:ascii="바탕체" w:eastAsia="바탕체" w:hAnsi="바탕체"/>
            </w:rPr>
          </w:rPrChange>
        </w:rPr>
      </w:pPr>
      <w:del w:id="619" w:author="Matthew Yeansoo Jeong" w:date="2026-01-15T14:38:00Z" w16du:dateUtc="2026-01-15T05:38:00Z">
        <w:r w:rsidRPr="00CA70C1" w:rsidDel="009D312D">
          <w:rPr>
            <w:rFonts w:ascii="맑은 고딕" w:eastAsia="맑은 고딕" w:hAnsi="맑은 고딕"/>
            <w:spacing w:val="-10"/>
            <w:w w:val="95"/>
            <w:position w:val="1"/>
            <w:rPrChange w:id="620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6</w:delText>
        </w:r>
      </w:del>
      <w:del w:id="621" w:author="Matthew Yeansoo Jeong" w:date="2026-01-15T15:35:00Z" w16du:dateUtc="2026-01-15T06:35:00Z"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622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.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2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단기금융상품펀드</w:delText>
        </w:r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624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(MMF)</w:delText>
        </w:r>
      </w:del>
    </w:p>
    <w:p w14:paraId="34A8116A" w14:textId="59A45BD9" w:rsidR="00CA70C1" w:rsidRPr="00CA70C1" w:rsidDel="00F523BA" w:rsidRDefault="00CA70C1" w:rsidP="00CA70C1">
      <w:pPr>
        <w:pStyle w:val="a5"/>
        <w:ind w:leftChars="100" w:left="200"/>
        <w:rPr>
          <w:del w:id="625" w:author="Matthew Yeansoo Jeong" w:date="2026-01-15T15:35:00Z" w16du:dateUtc="2026-01-15T06:35:00Z"/>
          <w:rFonts w:ascii="맑은 고딕" w:eastAsia="맑은 고딕" w:hAnsi="맑은 고딕"/>
          <w:rPrChange w:id="626" w:author="Isaac Cheolsu Lee" w:date="2024-01-02T14:09:00Z">
            <w:rPr>
              <w:del w:id="627" w:author="Matthew Yeansoo Jeong" w:date="2026-01-15T15:35:00Z" w16du:dateUtc="2026-01-15T06:35:00Z"/>
              <w:rFonts w:ascii="바탕체" w:eastAsia="바탕체" w:hAnsi="바탕체"/>
            </w:rPr>
          </w:rPrChange>
        </w:rPr>
      </w:pPr>
      <w:del w:id="628" w:author="Matthew Yeansoo Jeong" w:date="2026-01-15T14:38:00Z" w16du:dateUtc="2026-01-15T05:38:00Z">
        <w:r w:rsidRPr="00CA70C1" w:rsidDel="009D312D">
          <w:rPr>
            <w:rFonts w:ascii="맑은 고딕" w:eastAsia="맑은 고딕" w:hAnsi="맑은 고딕"/>
            <w:spacing w:val="-10"/>
            <w:w w:val="95"/>
            <w:position w:val="1"/>
            <w:rPrChange w:id="629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7</w:delText>
        </w:r>
      </w:del>
      <w:del w:id="630" w:author="Matthew Yeansoo Jeong" w:date="2026-01-15T15:35:00Z" w16du:dateUtc="2026-01-15T06:35:00Z"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631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.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3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국채</w:delText>
        </w:r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633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,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3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지방채</w:delText>
        </w:r>
      </w:del>
    </w:p>
    <w:p w14:paraId="2EB0D7D1" w14:textId="2726E967" w:rsidR="00CA70C1" w:rsidRPr="00CA70C1" w:rsidDel="009D312D" w:rsidRDefault="00CA70C1" w:rsidP="00CA70C1">
      <w:pPr>
        <w:pStyle w:val="a5"/>
        <w:ind w:leftChars="100" w:left="200"/>
        <w:rPr>
          <w:del w:id="635" w:author="Matthew Yeansoo Jeong" w:date="2026-01-15T14:38:00Z" w16du:dateUtc="2026-01-15T05:38:00Z"/>
          <w:rFonts w:ascii="맑은 고딕" w:eastAsia="맑은 고딕" w:hAnsi="맑은 고딕"/>
          <w:rPrChange w:id="636" w:author="Isaac Cheolsu Lee" w:date="2024-01-02T14:09:00Z">
            <w:rPr>
              <w:del w:id="637" w:author="Matthew Yeansoo Jeong" w:date="2026-01-15T14:38:00Z" w16du:dateUtc="2026-01-15T05:38:00Z"/>
              <w:rFonts w:ascii="바탕체" w:eastAsia="바탕체" w:hAnsi="바탕체"/>
            </w:rPr>
          </w:rPrChange>
        </w:rPr>
      </w:pPr>
      <w:del w:id="638" w:author="Matthew Yeansoo Jeong" w:date="2026-01-15T14:38:00Z" w16du:dateUtc="2026-01-15T05:38:00Z">
        <w:r w:rsidRPr="00CA70C1" w:rsidDel="009D312D">
          <w:rPr>
            <w:rFonts w:ascii="맑은 고딕" w:eastAsia="맑은 고딕" w:hAnsi="맑은 고딕"/>
            <w:spacing w:val="-10"/>
            <w:w w:val="95"/>
            <w:position w:val="1"/>
            <w:rPrChange w:id="639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8. </w:delText>
        </w:r>
        <w:r w:rsidRPr="00CA70C1" w:rsidDel="009D312D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4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금융기관이</w:delText>
        </w:r>
        <w:r w:rsidRPr="00CA70C1" w:rsidDel="009D312D">
          <w:rPr>
            <w:rFonts w:ascii="맑은 고딕" w:eastAsia="맑은 고딕" w:hAnsi="맑은 고딕" w:cs="함초롬바탕"/>
            <w:spacing w:val="-10"/>
            <w:w w:val="95"/>
            <w:position w:val="1"/>
            <w:rPrChange w:id="641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9D312D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4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발행한</w:delText>
        </w:r>
        <w:r w:rsidRPr="00CA70C1" w:rsidDel="009D312D">
          <w:rPr>
            <w:rFonts w:ascii="맑은 고딕" w:eastAsia="맑은 고딕" w:hAnsi="맑은 고딕" w:cs="함초롬바탕"/>
            <w:spacing w:val="-10"/>
            <w:w w:val="95"/>
            <w:position w:val="1"/>
            <w:rPrChange w:id="643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9D312D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4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금융채권</w:delText>
        </w:r>
      </w:del>
    </w:p>
    <w:p w14:paraId="51542B44" w14:textId="5B68846A" w:rsidR="00CA70C1" w:rsidRPr="00CA70C1" w:rsidDel="00F523BA" w:rsidRDefault="00CA70C1" w:rsidP="00CA70C1">
      <w:pPr>
        <w:pStyle w:val="a5"/>
        <w:ind w:leftChars="100" w:left="200"/>
        <w:rPr>
          <w:del w:id="645" w:author="Matthew Yeansoo Jeong" w:date="2026-01-15T15:35:00Z" w16du:dateUtc="2026-01-15T06:35:00Z"/>
          <w:rFonts w:ascii="맑은 고딕" w:eastAsia="맑은 고딕" w:hAnsi="맑은 고딕"/>
          <w:rPrChange w:id="646" w:author="Isaac Cheolsu Lee" w:date="2024-01-02T14:09:00Z">
            <w:rPr>
              <w:del w:id="647" w:author="Matthew Yeansoo Jeong" w:date="2026-01-15T15:35:00Z" w16du:dateUtc="2026-01-15T06:35:00Z"/>
              <w:rFonts w:ascii="바탕체" w:eastAsia="바탕체" w:hAnsi="바탕체"/>
            </w:rPr>
          </w:rPrChange>
        </w:rPr>
      </w:pPr>
      <w:del w:id="648" w:author="Matthew Yeansoo Jeong" w:date="2026-01-15T14:38:00Z" w16du:dateUtc="2026-01-15T05:38:00Z">
        <w:r w:rsidRPr="00CA70C1" w:rsidDel="009D312D">
          <w:rPr>
            <w:rFonts w:ascii="맑은 고딕" w:eastAsia="맑은 고딕" w:hAnsi="맑은 고딕"/>
            <w:spacing w:val="-10"/>
            <w:w w:val="95"/>
            <w:position w:val="1"/>
            <w:rPrChange w:id="649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9</w:delText>
        </w:r>
      </w:del>
      <w:del w:id="650" w:author="Matthew Yeansoo Jeong" w:date="2026-01-15T15:35:00Z" w16du:dateUtc="2026-01-15T06:35:00Z"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651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.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5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금융기관이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653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5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원리금의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655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5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지급을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657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58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보증한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659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6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회사채</w:delText>
        </w:r>
      </w:del>
    </w:p>
    <w:p w14:paraId="250CAE57" w14:textId="331E9F60" w:rsidR="00CA70C1" w:rsidRPr="00CA70C1" w:rsidDel="00F523BA" w:rsidRDefault="00CA70C1" w:rsidP="00CA70C1">
      <w:pPr>
        <w:pStyle w:val="a5"/>
        <w:ind w:leftChars="100" w:left="200"/>
        <w:rPr>
          <w:del w:id="661" w:author="Matthew Yeansoo Jeong" w:date="2026-01-15T15:35:00Z" w16du:dateUtc="2026-01-15T06:35:00Z"/>
          <w:rFonts w:ascii="맑은 고딕" w:eastAsia="맑은 고딕" w:hAnsi="맑은 고딕"/>
          <w:rPrChange w:id="662" w:author="Isaac Cheolsu Lee" w:date="2024-01-02T14:09:00Z">
            <w:rPr>
              <w:del w:id="663" w:author="Matthew Yeansoo Jeong" w:date="2026-01-15T15:35:00Z" w16du:dateUtc="2026-01-15T06:35:00Z"/>
              <w:rFonts w:ascii="바탕체" w:eastAsia="바탕체" w:hAnsi="바탕체"/>
            </w:rPr>
          </w:rPrChange>
        </w:rPr>
      </w:pPr>
      <w:del w:id="664" w:author="Matthew Yeansoo Jeong" w:date="2026-01-15T14:38:00Z" w16du:dateUtc="2026-01-15T05:38:00Z">
        <w:r w:rsidRPr="00CA70C1" w:rsidDel="009D312D">
          <w:rPr>
            <w:rFonts w:ascii="맑은 고딕" w:eastAsia="맑은 고딕" w:hAnsi="맑은 고딕"/>
            <w:spacing w:val="-10"/>
            <w:w w:val="95"/>
            <w:position w:val="1"/>
            <w:rPrChange w:id="665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10</w:delText>
        </w:r>
      </w:del>
      <w:del w:id="666" w:author="Matthew Yeansoo Jeong" w:date="2026-01-15T15:35:00Z" w16du:dateUtc="2026-01-15T06:35:00Z"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667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.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68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신탁회사가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669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7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판매하는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671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7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채권형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673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7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수익증권</w:delText>
        </w:r>
      </w:del>
    </w:p>
    <w:p w14:paraId="728902E3" w14:textId="535F6333" w:rsidR="00CA70C1" w:rsidRPr="00CA70C1" w:rsidDel="00F523BA" w:rsidRDefault="00CA70C1" w:rsidP="00CA70C1">
      <w:pPr>
        <w:pStyle w:val="a5"/>
        <w:ind w:leftChars="100" w:left="200"/>
        <w:rPr>
          <w:del w:id="675" w:author="Matthew Yeansoo Jeong" w:date="2026-01-15T15:35:00Z" w16du:dateUtc="2026-01-15T06:35:00Z"/>
          <w:rFonts w:ascii="맑은 고딕" w:eastAsia="맑은 고딕" w:hAnsi="맑은 고딕"/>
          <w:rPrChange w:id="676" w:author="Isaac Cheolsu Lee" w:date="2024-01-02T14:09:00Z">
            <w:rPr>
              <w:del w:id="677" w:author="Matthew Yeansoo Jeong" w:date="2026-01-15T15:35:00Z" w16du:dateUtc="2026-01-15T06:35:00Z"/>
              <w:rFonts w:ascii="바탕체" w:eastAsia="바탕체" w:hAnsi="바탕체"/>
            </w:rPr>
          </w:rPrChange>
        </w:rPr>
      </w:pPr>
      <w:del w:id="678" w:author="Matthew Yeansoo Jeong" w:date="2026-01-15T14:38:00Z" w16du:dateUtc="2026-01-15T05:38:00Z">
        <w:r w:rsidRPr="00CA70C1" w:rsidDel="009D312D">
          <w:rPr>
            <w:rFonts w:ascii="맑은 고딕" w:eastAsia="맑은 고딕" w:hAnsi="맑은 고딕"/>
            <w:spacing w:val="-10"/>
            <w:w w:val="95"/>
            <w:position w:val="1"/>
            <w:rPrChange w:id="679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11</w:delText>
        </w:r>
      </w:del>
      <w:del w:id="680" w:author="Matthew Yeansoo Jeong" w:date="2026-01-15T15:35:00Z" w16du:dateUtc="2026-01-15T06:35:00Z"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681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.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8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증권회사가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683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8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판매하는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685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8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채권형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687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88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수익증권</w:delText>
        </w:r>
      </w:del>
    </w:p>
    <w:p w14:paraId="77107BE8" w14:textId="478F2ACD" w:rsidR="009D312D" w:rsidRPr="00CA70C1" w:rsidDel="0042157B" w:rsidRDefault="00CA70C1">
      <w:pPr>
        <w:pStyle w:val="a5"/>
        <w:ind w:leftChars="100" w:left="200"/>
        <w:rPr>
          <w:del w:id="689" w:author="Matthew Yeansoo Jeong" w:date="2026-01-15T14:50:00Z" w16du:dateUtc="2026-01-15T05:50:00Z"/>
          <w:rFonts w:ascii="맑은 고딕" w:eastAsia="맑은 고딕" w:hAnsi="맑은 고딕"/>
          <w:rPrChange w:id="690" w:author="Isaac Cheolsu Lee" w:date="2024-01-02T14:09:00Z">
            <w:rPr>
              <w:del w:id="691" w:author="Matthew Yeansoo Jeong" w:date="2026-01-15T14:50:00Z" w16du:dateUtc="2026-01-15T05:50:00Z"/>
              <w:rFonts w:ascii="바탕체" w:eastAsia="바탕체" w:hAnsi="바탕체"/>
            </w:rPr>
          </w:rPrChange>
        </w:rPr>
      </w:pPr>
      <w:del w:id="692" w:author="Matthew Yeansoo Jeong" w:date="2026-01-15T14:38:00Z" w16du:dateUtc="2026-01-15T05:38:00Z">
        <w:r w:rsidRPr="00CA70C1" w:rsidDel="009D312D">
          <w:rPr>
            <w:rFonts w:ascii="맑은 고딕" w:eastAsia="맑은 고딕" w:hAnsi="맑은 고딕"/>
            <w:spacing w:val="-10"/>
            <w:w w:val="95"/>
            <w:position w:val="1"/>
            <w:rPrChange w:id="693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12</w:delText>
        </w:r>
      </w:del>
      <w:del w:id="694" w:author="Matthew Yeansoo Jeong" w:date="2026-01-15T15:35:00Z" w16du:dateUtc="2026-01-15T06:35:00Z">
        <w:r w:rsidRPr="00CA70C1" w:rsidDel="00F523BA">
          <w:rPr>
            <w:rFonts w:ascii="맑은 고딕" w:eastAsia="맑은 고딕" w:hAnsi="맑은 고딕"/>
            <w:spacing w:val="-10"/>
            <w:w w:val="95"/>
            <w:position w:val="1"/>
            <w:rPrChange w:id="695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.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9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기타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697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698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안정성과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699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70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수익성이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701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70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기대되는</w:delText>
        </w:r>
        <w:r w:rsidRPr="00CA70C1" w:rsidDel="00F523BA">
          <w:rPr>
            <w:rFonts w:ascii="맑은 고딕" w:eastAsia="맑은 고딕" w:hAnsi="맑은 고딕" w:cs="함초롬바탕"/>
            <w:spacing w:val="-10"/>
            <w:w w:val="95"/>
            <w:position w:val="1"/>
            <w:rPrChange w:id="703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F523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70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상품</w:delText>
        </w:r>
      </w:del>
    </w:p>
    <w:p w14:paraId="0886305F" w14:textId="519B2E40" w:rsidR="00CA70C1" w:rsidRPr="00CA70C1" w:rsidDel="007544AE" w:rsidRDefault="00CA70C1" w:rsidP="00CA70C1">
      <w:pPr>
        <w:pStyle w:val="a5"/>
        <w:rPr>
          <w:del w:id="705" w:author="Matthew Yeansoo Jeong" w:date="2026-01-15T13:55:00Z" w16du:dateUtc="2026-01-15T04:55:00Z"/>
          <w:rFonts w:ascii="맑은 고딕" w:eastAsia="맑은 고딕" w:hAnsi="맑은 고딕"/>
          <w:spacing w:val="-10"/>
          <w:w w:val="95"/>
          <w:position w:val="1"/>
          <w:rPrChange w:id="706" w:author="Isaac Cheolsu Lee" w:date="2024-01-02T14:09:00Z">
            <w:rPr>
              <w:del w:id="707" w:author="Matthew Yeansoo Jeong" w:date="2026-01-15T13:55:00Z" w16du:dateUtc="2026-01-15T04:55:00Z"/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7AAFB244" w14:textId="503A6480" w:rsidR="00CA70C1" w:rsidRPr="00CA70C1" w:rsidRDefault="00CA70C1" w:rsidP="00CA70C1">
      <w:pPr>
        <w:pStyle w:val="a5"/>
        <w:rPr>
          <w:rFonts w:ascii="맑은 고딕" w:eastAsia="맑은 고딕" w:hAnsi="맑은 고딕"/>
          <w:b/>
          <w:bCs/>
          <w:spacing w:val="-10"/>
          <w:w w:val="95"/>
          <w:position w:val="1"/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70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ins w:id="709" w:author="Matthew Yeansoo Jeong" w:date="2026-01-15T13:55:00Z" w16du:dateUtc="2026-01-15T04:55:00Z">
        <w:r w:rsidR="007544AE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 xml:space="preserve"> </w:t>
        </w:r>
      </w:ins>
      <w:del w:id="710" w:author="Matthew Yeansoo Jeong" w:date="2026-01-15T13:55:00Z" w16du:dateUtc="2026-01-15T04:55:00Z">
        <w:r w:rsidRPr="00CA70C1" w:rsidDel="007544AE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delText xml:space="preserve"> </w:delText>
        </w:r>
      </w:del>
      <w:ins w:id="711" w:author="Matthew Yeansoo Jeong" w:date="2026-01-15T14:50:00Z" w16du:dateUtc="2026-01-15T05:50:00Z">
        <w:r w:rsidR="0042157B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7</w:t>
        </w:r>
      </w:ins>
      <w:del w:id="712" w:author="Matthew Yeansoo Jeong" w:date="2026-01-15T13:55:00Z" w16du:dateUtc="2026-01-15T04:55:00Z"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713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7</w:delText>
        </w:r>
      </w:del>
      <w:r w:rsidRPr="00CA70C1">
        <w:rPr>
          <w:rFonts w:ascii="맑은 고딕" w:eastAsia="맑은 고딕" w:hAnsi="맑은 고딕"/>
          <w:b/>
          <w:bCs/>
          <w:spacing w:val="-10"/>
          <w:w w:val="95"/>
          <w:position w:val="1"/>
        </w:rPr>
        <w:t xml:space="preserve"> 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71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71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71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거래금융기관</w:t>
      </w:r>
      <w:r w:rsidRPr="00CA70C1">
        <w:rPr>
          <w:rFonts w:ascii="맑은 고딕" w:eastAsia="맑은 고딕" w:hAnsi="맑은 고딕"/>
          <w:b/>
          <w:bCs/>
          <w:spacing w:val="-10"/>
          <w:w w:val="95"/>
          <w:position w:val="1"/>
        </w:rPr>
        <w:t>]</w:t>
      </w:r>
    </w:p>
    <w:p w14:paraId="1EFA5DAB" w14:textId="7A2BAF04" w:rsidR="00CA70C1" w:rsidRPr="00CA70C1" w:rsidRDefault="002219F2" w:rsidP="00CA70C1">
      <w:pPr>
        <w:pStyle w:val="a5"/>
        <w:rPr>
          <w:rFonts w:ascii="맑은 고딕" w:eastAsia="맑은 고딕" w:hAnsi="맑은 고딕"/>
          <w:rPrChange w:id="717" w:author="Isaac Cheolsu Lee" w:date="2024-01-02T14:09:00Z">
            <w:rPr>
              <w:rFonts w:ascii="바탕체" w:eastAsia="바탕체" w:hAnsi="바탕체"/>
            </w:rPr>
          </w:rPrChange>
        </w:rPr>
      </w:pPr>
      <w:ins w:id="718" w:author="Matthew Yeansoo Jeong" w:date="2026-01-15T14:57:00Z" w16du:dateUtc="2026-01-15T05:57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① </w:t>
        </w:r>
      </w:ins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1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자금을</w:t>
      </w:r>
      <w:r w:rsidR="00CA70C1"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2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2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거래할</w:t>
      </w:r>
      <w:r w:rsidR="00CA70C1"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22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2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수</w:t>
      </w:r>
      <w:r w:rsidR="00CA70C1"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24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2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있는</w:t>
      </w:r>
      <w:r w:rsidR="00CA70C1"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2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2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금융기관은</w:t>
      </w:r>
      <w:r w:rsidR="00CA70C1"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2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2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다음</w:t>
      </w:r>
      <w:r w:rsidR="00CA70C1"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3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3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각</w:t>
      </w:r>
      <w:r w:rsidR="00CA70C1"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32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3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호와</w:t>
      </w:r>
      <w:r w:rsidR="00CA70C1"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34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3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같다</w:t>
      </w:r>
      <w:r w:rsidR="00CA70C1" w:rsidRPr="00CA70C1">
        <w:rPr>
          <w:rFonts w:ascii="맑은 고딕" w:eastAsia="맑은 고딕" w:hAnsi="맑은 고딕"/>
          <w:spacing w:val="-10"/>
          <w:w w:val="95"/>
          <w:position w:val="1"/>
          <w:rPrChange w:id="736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3583E0E9" w14:textId="77777777" w:rsidR="00CA70C1" w:rsidRPr="00CA70C1" w:rsidRDefault="00CA70C1">
      <w:pPr>
        <w:pStyle w:val="a5"/>
        <w:ind w:leftChars="100" w:left="200"/>
        <w:rPr>
          <w:rFonts w:ascii="맑은 고딕" w:eastAsia="맑은 고딕" w:hAnsi="맑은 고딕"/>
          <w:rPrChange w:id="737" w:author="Isaac Cheolsu Lee" w:date="2024-01-02T14:09:00Z">
            <w:rPr>
              <w:rFonts w:ascii="바탕체" w:eastAsia="바탕체" w:hAnsi="바탕체"/>
            </w:rPr>
          </w:rPrChange>
        </w:rPr>
        <w:pPrChange w:id="738" w:author="Matthew Yeansoo Jeong" w:date="2026-01-15T14:04:00Z" w16du:dateUtc="2026-01-15T05:04:00Z">
          <w:pPr>
            <w:pStyle w:val="a5"/>
          </w:pPr>
        </w:pPrChange>
      </w:pPr>
      <w:r w:rsidRPr="00CA70C1">
        <w:rPr>
          <w:rFonts w:ascii="맑은 고딕" w:eastAsia="맑은 고딕" w:hAnsi="맑은 고딕"/>
          <w:spacing w:val="-10"/>
          <w:w w:val="95"/>
          <w:position w:val="1"/>
          <w:rPrChange w:id="739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1.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4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은행법에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4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4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의한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4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4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인가를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4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4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받아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4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4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설립된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4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5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은행</w:t>
      </w:r>
    </w:p>
    <w:p w14:paraId="1F580D42" w14:textId="77777777" w:rsidR="00CA70C1" w:rsidRPr="00CA70C1" w:rsidRDefault="00CA70C1">
      <w:pPr>
        <w:pStyle w:val="a5"/>
        <w:ind w:leftChars="100" w:left="200"/>
        <w:rPr>
          <w:rFonts w:ascii="맑은 고딕" w:eastAsia="맑은 고딕" w:hAnsi="맑은 고딕"/>
          <w:rPrChange w:id="751" w:author="Isaac Cheolsu Lee" w:date="2024-01-02T14:09:00Z">
            <w:rPr>
              <w:rFonts w:ascii="바탕체" w:eastAsia="바탕체" w:hAnsi="바탕체"/>
            </w:rPr>
          </w:rPrChange>
        </w:rPr>
        <w:pPrChange w:id="752" w:author="Matthew Yeansoo Jeong" w:date="2026-01-15T14:04:00Z" w16du:dateUtc="2026-01-15T05:04:00Z">
          <w:pPr>
            <w:pStyle w:val="a5"/>
          </w:pPr>
        </w:pPrChange>
      </w:pPr>
      <w:r w:rsidRPr="00CA70C1">
        <w:rPr>
          <w:rFonts w:ascii="맑은 고딕" w:eastAsia="맑은 고딕" w:hAnsi="맑은 고딕"/>
          <w:spacing w:val="-10"/>
          <w:w w:val="95"/>
          <w:position w:val="1"/>
          <w:rPrChange w:id="753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2.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5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농업협동조합법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5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5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757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161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5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조의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759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11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6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6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6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따른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6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6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농협은행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6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6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및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6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6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수산업협동조합법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6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7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771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141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7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조의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773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4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7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7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7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따른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7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7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수협은행</w:t>
      </w:r>
    </w:p>
    <w:p w14:paraId="100162D0" w14:textId="77777777" w:rsidR="00CA70C1" w:rsidRPr="00CA70C1" w:rsidRDefault="00CA70C1">
      <w:pPr>
        <w:pStyle w:val="a5"/>
        <w:ind w:leftChars="100" w:left="200"/>
        <w:rPr>
          <w:rFonts w:ascii="맑은 고딕" w:eastAsia="맑은 고딕" w:hAnsi="맑은 고딕"/>
          <w:rPrChange w:id="779" w:author="Isaac Cheolsu Lee" w:date="2024-01-02T14:09:00Z">
            <w:rPr>
              <w:rFonts w:ascii="바탕체" w:eastAsia="바탕체" w:hAnsi="바탕체"/>
            </w:rPr>
          </w:rPrChange>
        </w:rPr>
        <w:pPrChange w:id="780" w:author="Matthew Yeansoo Jeong" w:date="2026-01-15T14:04:00Z" w16du:dateUtc="2026-01-15T05:04:00Z">
          <w:pPr>
            <w:pStyle w:val="a5"/>
          </w:pPr>
        </w:pPrChange>
      </w:pPr>
      <w:r w:rsidRPr="00CA70C1">
        <w:rPr>
          <w:rFonts w:ascii="맑은 고딕" w:eastAsia="맑은 고딕" w:hAnsi="맑은 고딕"/>
          <w:spacing w:val="-10"/>
          <w:w w:val="95"/>
          <w:position w:val="1"/>
          <w:rPrChange w:id="781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3.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8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한국산업은행법에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8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8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의한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8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8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한국산업은행</w:t>
      </w:r>
    </w:p>
    <w:p w14:paraId="20388421" w14:textId="2C84935E" w:rsidR="00CA70C1" w:rsidRPr="00CA70C1" w:rsidRDefault="00CA70C1">
      <w:pPr>
        <w:pStyle w:val="a5"/>
        <w:ind w:leftChars="100" w:left="200"/>
        <w:rPr>
          <w:rFonts w:ascii="맑은 고딕" w:eastAsia="맑은 고딕" w:hAnsi="맑은 고딕"/>
          <w:rPrChange w:id="787" w:author="Isaac Cheolsu Lee" w:date="2024-01-02T14:09:00Z">
            <w:rPr>
              <w:rFonts w:ascii="바탕체" w:eastAsia="바탕체" w:hAnsi="바탕체"/>
            </w:rPr>
          </w:rPrChange>
        </w:rPr>
        <w:pPrChange w:id="788" w:author="Matthew Yeansoo Jeong" w:date="2026-01-15T14:04:00Z" w16du:dateUtc="2026-01-15T05:04:00Z">
          <w:pPr>
            <w:pStyle w:val="a5"/>
          </w:pPr>
        </w:pPrChange>
      </w:pPr>
      <w:r w:rsidRPr="00CA70C1">
        <w:rPr>
          <w:rFonts w:ascii="맑은 고딕" w:eastAsia="맑은 고딕" w:hAnsi="맑은 고딕"/>
          <w:spacing w:val="-10"/>
          <w:w w:val="95"/>
          <w:position w:val="1"/>
          <w:rPrChange w:id="789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lastRenderedPageBreak/>
        <w:t xml:space="preserve">4.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9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중소기업은행법에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9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9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의한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79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9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중소</w:t>
      </w:r>
      <w:del w:id="795" w:author="Matthew Yeansoo Jeong" w:date="2026-01-15T15:42:00Z" w16du:dateUtc="2026-01-15T06:42:00Z">
        <w:r w:rsidRPr="00CA70C1" w:rsidDel="006F35E4">
          <w:rPr>
            <w:rFonts w:ascii="맑은 고딕" w:eastAsia="맑은 고딕" w:hAnsi="맑은 고딕" w:cs="함초롬바탕"/>
            <w:spacing w:val="-10"/>
            <w:w w:val="95"/>
            <w:position w:val="1"/>
            <w:rPrChange w:id="796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</w:del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79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기업은행</w:t>
      </w:r>
    </w:p>
    <w:p w14:paraId="3331B32A" w14:textId="77777777" w:rsidR="00CA70C1" w:rsidRPr="002D0673" w:rsidRDefault="00CA70C1">
      <w:pPr>
        <w:pStyle w:val="a5"/>
        <w:ind w:leftChars="100" w:left="200"/>
        <w:rPr>
          <w:rFonts w:ascii="맑은 고딕" w:eastAsia="맑은 고딕" w:hAnsi="맑은 고딕"/>
        </w:rPr>
        <w:pPrChange w:id="798" w:author="Matthew Yeansoo Jeong" w:date="2026-01-15T14:04:00Z" w16du:dateUtc="2026-01-15T05:04:00Z">
          <w:pPr>
            <w:pStyle w:val="a5"/>
          </w:pPr>
        </w:pPrChange>
      </w:pPr>
      <w:r w:rsidRPr="00CA70C1">
        <w:rPr>
          <w:rFonts w:ascii="맑은 고딕" w:eastAsia="맑은 고딕" w:hAnsi="맑은 고딕"/>
          <w:spacing w:val="-10"/>
          <w:w w:val="95"/>
          <w:position w:val="1"/>
          <w:rPrChange w:id="799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5.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0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자본시장과금융투자업에관한법률에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0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의한 금융투자업자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802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,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0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종합금융회사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804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,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0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증권금융회사</w:t>
      </w:r>
    </w:p>
    <w:p w14:paraId="14B32F8C" w14:textId="77777777" w:rsidR="00CA70C1" w:rsidRPr="002D0673" w:rsidRDefault="00CA70C1">
      <w:pPr>
        <w:pStyle w:val="a5"/>
        <w:ind w:leftChars="100" w:left="200"/>
        <w:rPr>
          <w:rFonts w:ascii="맑은 고딕" w:eastAsia="맑은 고딕" w:hAnsi="맑은 고딕"/>
        </w:rPr>
        <w:pPrChange w:id="806" w:author="Matthew Yeansoo Jeong" w:date="2026-01-15T14:04:00Z" w16du:dateUtc="2026-01-15T05:04:00Z">
          <w:pPr>
            <w:pStyle w:val="a5"/>
          </w:pPr>
        </w:pPrChange>
      </w:pPr>
      <w:r w:rsidRPr="00CA70C1">
        <w:rPr>
          <w:rFonts w:ascii="맑은 고딕" w:eastAsia="맑은 고딕" w:hAnsi="맑은 고딕"/>
          <w:spacing w:val="-10"/>
          <w:w w:val="95"/>
          <w:position w:val="1"/>
          <w:rPrChange w:id="807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6.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0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우체국예금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809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·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1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보험에관한법률에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1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따른 체신관서</w:t>
      </w:r>
    </w:p>
    <w:p w14:paraId="170CDB4A" w14:textId="77777777" w:rsidR="0042157B" w:rsidRPr="00CA70C1" w:rsidRDefault="0042157B" w:rsidP="00CA70C1">
      <w:pPr>
        <w:pStyle w:val="a5"/>
        <w:rPr>
          <w:rFonts w:ascii="맑은 고딕" w:eastAsia="맑은 고딕" w:hAnsi="맑은 고딕"/>
          <w:spacing w:val="-10"/>
          <w:w w:val="95"/>
          <w:position w:val="1"/>
          <w:rPrChange w:id="812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125EA87A" w14:textId="473AFB7C" w:rsidR="00CA70C1" w:rsidRPr="00CA70C1" w:rsidRDefault="00CA70C1" w:rsidP="00CA70C1">
      <w:pPr>
        <w:pStyle w:val="a5"/>
        <w:rPr>
          <w:rFonts w:ascii="맑은 고딕" w:eastAsia="맑은 고딕" w:hAnsi="맑은 고딕"/>
          <w:b/>
          <w:bCs/>
          <w:rPrChange w:id="813" w:author="Isaac Cheolsu Lee" w:date="2024-01-02T14:09:00Z">
            <w:rPr>
              <w:rFonts w:ascii="바탕체" w:eastAsia="바탕체" w:hAnsi="바탕체"/>
            </w:rPr>
          </w:rPrChange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81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815" w:author="Matthew Yeansoo Jeong" w:date="2026-01-15T13:55:00Z" w16du:dateUtc="2026-01-15T04:55:00Z"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816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8</w:delText>
        </w:r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 xml:space="preserve"> </w:delText>
        </w:r>
      </w:del>
      <w:ins w:id="817" w:author="Matthew Yeansoo Jeong" w:date="2026-01-15T14:50:00Z" w16du:dateUtc="2026-01-15T05:50:00Z">
        <w:r w:rsidR="0042157B"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8</w:t>
        </w:r>
      </w:ins>
      <w:ins w:id="818" w:author="Matthew Yeansoo Jeong" w:date="2026-01-15T13:55:00Z" w16du:dateUtc="2026-01-15T04:55:00Z">
        <w:r w:rsidR="007544AE" w:rsidRPr="00CA70C1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81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r w:rsidRPr="00CA70C1">
        <w:rPr>
          <w:rFonts w:ascii="맑은 고딕" w:eastAsia="맑은 고딕" w:hAnsi="맑은 고딕"/>
          <w:b/>
          <w:bCs/>
          <w:spacing w:val="-10"/>
          <w:w w:val="95"/>
          <w:position w:val="1"/>
        </w:rPr>
        <w:t>[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82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거래금융기관의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82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82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선정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82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82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및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82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82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평가</w:t>
      </w:r>
      <w:r w:rsidRPr="00CA70C1">
        <w:rPr>
          <w:rFonts w:ascii="맑은 고딕" w:eastAsia="맑은 고딕" w:hAnsi="맑은 고딕" w:hint="eastAsia"/>
          <w:b/>
          <w:bCs/>
          <w:spacing w:val="-10"/>
          <w:w w:val="95"/>
          <w:position w:val="1"/>
        </w:rPr>
        <w:t>]</w:t>
      </w:r>
    </w:p>
    <w:p w14:paraId="5472096A" w14:textId="660A9EE9" w:rsidR="00CA70C1" w:rsidRPr="00CA70C1" w:rsidRDefault="00CA70C1">
      <w:pPr>
        <w:pStyle w:val="a5"/>
        <w:numPr>
          <w:ilvl w:val="0"/>
          <w:numId w:val="41"/>
        </w:numPr>
        <w:rPr>
          <w:rFonts w:ascii="맑은 고딕" w:eastAsia="맑은 고딕" w:hAnsi="맑은 고딕"/>
          <w:rPrChange w:id="827" w:author="Isaac Cheolsu Lee" w:date="2024-01-02T14:09:00Z">
            <w:rPr>
              <w:rFonts w:ascii="바탕체" w:eastAsia="바탕체" w:hAnsi="바탕체"/>
            </w:rPr>
          </w:rPrChange>
        </w:rPr>
        <w:pPrChange w:id="828" w:author="Matthew Yeansoo Jeong" w:date="2026-01-15T14:57:00Z" w16du:dateUtc="2026-01-15T05:57:00Z">
          <w:pPr>
            <w:pStyle w:val="a5"/>
          </w:pPr>
        </w:pPrChange>
      </w:pPr>
      <w:del w:id="829" w:author="Matthew Yeansoo Jeong" w:date="2026-01-15T14:57:00Z" w16du:dateUtc="2026-01-15T05:57:00Z">
        <w:r w:rsidRPr="00CA70C1" w:rsidDel="002219F2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83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①</w:delText>
        </w:r>
      </w:del>
      <w:ins w:id="831" w:author="Matthew Yeansoo Jeong" w:date="2026-01-15T14:57:00Z" w16du:dateUtc="2026-01-15T05:57:00Z">
        <w:r w:rsidR="002219F2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3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거래금융기관은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3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3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3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3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운용목적과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3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3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거래금융기관의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3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4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신용평가등급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4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4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등을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4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4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종합적으로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4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4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고려하여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4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4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투명하고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4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5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공정한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5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5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절차에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5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5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따라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5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5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선정하여야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5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5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한다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859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35E01115" w14:textId="38F7D3FA" w:rsidR="00CA70C1" w:rsidRPr="002D0673" w:rsidRDefault="00CA70C1">
      <w:pPr>
        <w:pStyle w:val="a5"/>
        <w:numPr>
          <w:ilvl w:val="0"/>
          <w:numId w:val="41"/>
        </w:numPr>
        <w:rPr>
          <w:rFonts w:ascii="맑은 고딕" w:eastAsia="맑은 고딕" w:hAnsi="맑은 고딕"/>
        </w:rPr>
        <w:pPrChange w:id="860" w:author="Matthew Yeansoo Jeong" w:date="2026-01-15T14:57:00Z" w16du:dateUtc="2026-01-15T05:57:00Z">
          <w:pPr>
            <w:pStyle w:val="a5"/>
          </w:pPr>
        </w:pPrChange>
      </w:pPr>
      <w:del w:id="861" w:author="Matthew Yeansoo Jeong" w:date="2026-01-15T14:57:00Z" w16du:dateUtc="2026-01-15T05:57:00Z">
        <w:r w:rsidRPr="00CA70C1" w:rsidDel="002219F2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86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②</w:delText>
        </w:r>
      </w:del>
      <w:ins w:id="863" w:author="Matthew Yeansoo Jeong" w:date="2026-01-15T14:57:00Z" w16du:dateUtc="2026-01-15T05:57:00Z">
        <w:r w:rsidR="002219F2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6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865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1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6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항의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6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6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규정에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6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7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의하여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7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7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선정된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7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7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금융기관에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7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7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대하여는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7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7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정기적으로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7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8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평가하여야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8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8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한다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883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6FFC29D8" w14:textId="77777777" w:rsidR="00CA70C1" w:rsidRDefault="00CA70C1" w:rsidP="00CA70C1">
      <w:pPr>
        <w:pStyle w:val="a5"/>
        <w:rPr>
          <w:ins w:id="884" w:author="Matthew Yeansoo Jeong" w:date="2026-01-15T14:50:00Z" w16du:dateUtc="2026-01-15T05:50:00Z"/>
          <w:rFonts w:ascii="맑은 고딕" w:eastAsia="맑은 고딕" w:hAnsi="맑은 고딕"/>
          <w:spacing w:val="-10"/>
          <w:w w:val="95"/>
          <w:position w:val="1"/>
        </w:rPr>
      </w:pPr>
    </w:p>
    <w:p w14:paraId="6D28625C" w14:textId="0DCCAF90" w:rsidR="0042157B" w:rsidRPr="00C43B13" w:rsidDel="0042157B" w:rsidRDefault="0042157B" w:rsidP="00CA70C1">
      <w:pPr>
        <w:pStyle w:val="a5"/>
        <w:rPr>
          <w:del w:id="885" w:author="Matthew Yeansoo Jeong" w:date="2026-01-15T14:51:00Z" w16du:dateUtc="2026-01-15T05:51:00Z"/>
          <w:rFonts w:ascii="맑은 고딕" w:eastAsia="맑은 고딕" w:hAnsi="맑은 고딕"/>
          <w:spacing w:val="-10"/>
          <w:w w:val="95"/>
          <w:position w:val="1"/>
        </w:rPr>
      </w:pPr>
    </w:p>
    <w:p w14:paraId="0C7D6EEB" w14:textId="37C13955" w:rsidR="00CA70C1" w:rsidRPr="00CA70C1" w:rsidRDefault="00CA70C1" w:rsidP="00CA70C1">
      <w:pPr>
        <w:pStyle w:val="a5"/>
        <w:rPr>
          <w:rFonts w:ascii="맑은 고딕" w:eastAsia="맑은 고딕" w:hAnsi="맑은 고딕"/>
          <w:b/>
          <w:bCs/>
          <w:spacing w:val="-10"/>
          <w:w w:val="95"/>
          <w:position w:val="1"/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88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887" w:author="Matthew Yeansoo Jeong" w:date="2026-01-15T13:55:00Z" w16du:dateUtc="2026-01-15T04:55:00Z"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888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9</w:delText>
        </w:r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 xml:space="preserve"> </w:delText>
        </w:r>
      </w:del>
      <w:ins w:id="889" w:author="Matthew Yeansoo Jeong" w:date="2026-01-15T14:50:00Z" w16du:dateUtc="2026-01-15T05:50:00Z">
        <w:r w:rsidR="0042157B"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9</w:t>
        </w:r>
      </w:ins>
      <w:ins w:id="890" w:author="Matthew Yeansoo Jeong" w:date="2026-01-15T13:55:00Z" w16du:dateUtc="2026-01-15T04:55:00Z">
        <w:r w:rsidR="007544AE" w:rsidRPr="00CA70C1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89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r w:rsidRPr="00CA70C1">
        <w:rPr>
          <w:rFonts w:ascii="맑은 고딕" w:eastAsia="맑은 고딕" w:hAnsi="맑은 고딕"/>
          <w:b/>
          <w:bCs/>
          <w:spacing w:val="-10"/>
          <w:w w:val="95"/>
          <w:position w:val="1"/>
        </w:rPr>
        <w:t>[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89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거래한도</w:t>
      </w:r>
      <w:r w:rsidRPr="00CA70C1">
        <w:rPr>
          <w:rFonts w:ascii="맑은 고딕" w:eastAsia="맑은 고딕" w:hAnsi="맑은 고딕"/>
          <w:b/>
          <w:bCs/>
          <w:spacing w:val="-10"/>
          <w:w w:val="95"/>
          <w:position w:val="1"/>
        </w:rPr>
        <w:t>]</w:t>
      </w:r>
    </w:p>
    <w:p w14:paraId="37DE2DCB" w14:textId="415483AF" w:rsidR="00CA70C1" w:rsidRPr="002D0673" w:rsidRDefault="00CA70C1" w:rsidP="00CA70C1">
      <w:pPr>
        <w:pStyle w:val="a5"/>
        <w:rPr>
          <w:rFonts w:ascii="맑은 고딕" w:eastAsia="맑은 고딕" w:hAnsi="맑은 고딕"/>
        </w:rPr>
      </w:pP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9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del w:id="894" w:author="Matthew Yeansoo Jeong" w:date="2026-01-15T13:55:00Z" w16du:dateUtc="2026-01-15T04:55:00Z">
        <w:r w:rsidRPr="00CA70C1" w:rsidDel="007544AE">
          <w:rPr>
            <w:rFonts w:ascii="맑은 고딕" w:eastAsia="맑은 고딕" w:hAnsi="맑은 고딕"/>
            <w:spacing w:val="-10"/>
            <w:w w:val="95"/>
            <w:position w:val="1"/>
            <w:rPrChange w:id="895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8</w:delText>
        </w:r>
      </w:del>
      <w:ins w:id="896" w:author="Matthew Yeansoo Jeong" w:date="2026-01-15T14:50:00Z" w16du:dateUtc="2026-01-15T05:50:00Z">
        <w:r w:rsidR="0042157B">
          <w:rPr>
            <w:rFonts w:ascii="맑은 고딕" w:eastAsia="맑은 고딕" w:hAnsi="맑은 고딕" w:hint="eastAsia"/>
            <w:spacing w:val="-10"/>
            <w:w w:val="95"/>
            <w:position w:val="1"/>
          </w:rPr>
          <w:t>8</w:t>
        </w:r>
      </w:ins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9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89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89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900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1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0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항에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02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0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의하여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04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0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선정된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0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2D0673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거래금융기관에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0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0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대하여는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0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1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위험관리를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1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1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위하여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1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1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각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1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1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금융기관별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1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1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거래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1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2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한도를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2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2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부여하여야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2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2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한다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925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4600C303" w14:textId="77777777" w:rsidR="0042157B" w:rsidRPr="007544AE" w:rsidRDefault="0042157B" w:rsidP="00CA70C1">
      <w:pPr>
        <w:pStyle w:val="a5"/>
        <w:rPr>
          <w:rFonts w:ascii="맑은 고딕" w:eastAsia="맑은 고딕" w:hAnsi="맑은 고딕"/>
          <w:spacing w:val="-10"/>
          <w:w w:val="95"/>
          <w:position w:val="1"/>
          <w:rPrChange w:id="926" w:author="Matthew Yeansoo Jeong" w:date="2026-01-15T13:55:00Z" w16du:dateUtc="2026-01-15T04:55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40187844" w14:textId="4281E5F0" w:rsidR="00CA70C1" w:rsidRPr="00CA70C1" w:rsidRDefault="00CA70C1" w:rsidP="00CA70C1">
      <w:pPr>
        <w:pStyle w:val="a5"/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92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="002C3D93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928" w:author="Matthew Yeansoo Jeong" w:date="2026-01-15T13:55:00Z" w16du:dateUtc="2026-01-15T04:55:00Z"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929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10</w:delText>
        </w:r>
        <w:r w:rsidR="002C3D93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 xml:space="preserve"> </w:delText>
        </w:r>
      </w:del>
      <w:ins w:id="930" w:author="Matthew Yeansoo Jeong" w:date="2026-01-15T14:50:00Z" w16du:dateUtc="2026-01-15T05:50:00Z">
        <w:r w:rsidR="0042157B"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10</w:t>
        </w:r>
      </w:ins>
      <w:ins w:id="931" w:author="Matthew Yeansoo Jeong" w:date="2026-01-15T13:55:00Z" w16du:dateUtc="2026-01-15T04:55:00Z">
        <w:r w:rsidR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93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[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93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자문서비스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]</w:t>
      </w:r>
    </w:p>
    <w:p w14:paraId="5C53C2B7" w14:textId="45ECB66F" w:rsidR="00CA70C1" w:rsidRPr="00CA70C1" w:rsidRDefault="00CA70C1" w:rsidP="00CA70C1">
      <w:pPr>
        <w:pStyle w:val="a5"/>
        <w:rPr>
          <w:rFonts w:ascii="맑은 고딕" w:eastAsia="맑은 고딕" w:hAnsi="맑은 고딕"/>
          <w:rPrChange w:id="934" w:author="Isaac Cheolsu Lee" w:date="2024-01-02T14:09:00Z">
            <w:rPr>
              <w:rFonts w:ascii="바탕체" w:eastAsia="바탕체" w:hAnsi="바탕체"/>
            </w:rPr>
          </w:rPrChange>
        </w:rPr>
      </w:pP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3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자금운용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3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절차 전반에 관한 전문성 제고를 위하여 외부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전문기관의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3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자문서비스를 받을 수</w:t>
      </w:r>
      <w:r w:rsidRPr="002D0673">
        <w:rPr>
          <w:rFonts w:ascii="맑은 고딕" w:eastAsia="맑은 고딕" w:hAnsi="맑은 고딕" w:cs="함초롬바탕"/>
          <w:spacing w:val="-10"/>
          <w:w w:val="95"/>
          <w:position w:val="1"/>
        </w:rPr>
        <w:t xml:space="preserve"> 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3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>있다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939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1461DCA5" w14:textId="77777777" w:rsidR="00CA70C1" w:rsidRPr="00CA70C1" w:rsidRDefault="00CA70C1" w:rsidP="00CA70C1">
      <w:pPr>
        <w:pStyle w:val="a5"/>
        <w:rPr>
          <w:rFonts w:ascii="맑은 고딕" w:eastAsia="맑은 고딕" w:hAnsi="맑은 고딕"/>
          <w:spacing w:val="-10"/>
          <w:w w:val="95"/>
          <w:position w:val="1"/>
          <w:rPrChange w:id="940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095A6A94" w14:textId="77777777" w:rsidR="00CA70C1" w:rsidRPr="00CA70C1" w:rsidRDefault="00CA70C1" w:rsidP="00CA70C1">
      <w:pPr>
        <w:pStyle w:val="a5"/>
        <w:rPr>
          <w:rFonts w:ascii="맑은 고딕" w:eastAsia="맑은 고딕" w:hAnsi="맑은 고딕"/>
          <w:spacing w:val="-10"/>
          <w:w w:val="95"/>
          <w:position w:val="1"/>
          <w:rPrChange w:id="941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6CB771ED" w14:textId="56D7842F" w:rsidR="00CA70C1" w:rsidRPr="001E6686" w:rsidRDefault="00CA70C1" w:rsidP="00CA70C1">
      <w:pPr>
        <w:pStyle w:val="a5"/>
        <w:jc w:val="center"/>
        <w:rPr>
          <w:rFonts w:ascii="맑은 고딕" w:eastAsia="맑은 고딕" w:hAnsi="맑은 고딕"/>
          <w:b/>
          <w:bCs/>
          <w:sz w:val="28"/>
          <w:szCs w:val="28"/>
          <w:rPrChange w:id="942" w:author="Isaac Cheolsu Lee" w:date="2024-01-02T14:09:00Z">
            <w:rPr>
              <w:rFonts w:ascii="바탕체" w:eastAsia="바탕체" w:hAnsi="바탕체"/>
            </w:rPr>
          </w:rPrChange>
        </w:rPr>
      </w:pPr>
      <w:r w:rsidRPr="001E6686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  <w:rPrChange w:id="94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="001E6686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</w:rPr>
        <w:t xml:space="preserve"> </w:t>
      </w:r>
      <w:r w:rsidRPr="001E6686">
        <w:rPr>
          <w:rFonts w:ascii="맑은 고딕" w:eastAsia="맑은 고딕" w:hAnsi="맑은 고딕"/>
          <w:b/>
          <w:bCs/>
          <w:spacing w:val="-10"/>
          <w:w w:val="95"/>
          <w:position w:val="1"/>
          <w:sz w:val="28"/>
          <w:szCs w:val="28"/>
          <w:rPrChange w:id="944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3</w:t>
      </w:r>
      <w:r w:rsidR="001E6686">
        <w:rPr>
          <w:rFonts w:ascii="맑은 고딕" w:eastAsia="맑은 고딕" w:hAnsi="맑은 고딕"/>
          <w:b/>
          <w:bCs/>
          <w:spacing w:val="-10"/>
          <w:w w:val="95"/>
          <w:position w:val="1"/>
          <w:sz w:val="28"/>
          <w:szCs w:val="28"/>
        </w:rPr>
        <w:t xml:space="preserve"> </w:t>
      </w:r>
      <w:r w:rsidRPr="001E6686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  <w:rPrChange w:id="94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장</w:t>
      </w:r>
      <w:r w:rsidRPr="001E6686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sz w:val="28"/>
          <w:szCs w:val="28"/>
          <w:rPrChange w:id="94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1E6686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  <w:rPrChange w:id="94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자금운용위원회</w:t>
      </w:r>
    </w:p>
    <w:p w14:paraId="549A79D9" w14:textId="77777777" w:rsidR="00CA70C1" w:rsidRPr="00CA70C1" w:rsidRDefault="00CA70C1" w:rsidP="00CA70C1">
      <w:pPr>
        <w:pStyle w:val="a5"/>
        <w:rPr>
          <w:rFonts w:ascii="맑은 고딕" w:eastAsia="맑은 고딕" w:hAnsi="맑은 고딕"/>
          <w:spacing w:val="-10"/>
          <w:w w:val="95"/>
          <w:position w:val="1"/>
          <w:rPrChange w:id="948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45415146" w14:textId="77777777" w:rsidR="00CA70C1" w:rsidRPr="00CA70C1" w:rsidRDefault="00CA70C1" w:rsidP="00CA70C1">
      <w:pPr>
        <w:pStyle w:val="a5"/>
        <w:rPr>
          <w:rFonts w:ascii="맑은 고딕" w:eastAsia="맑은 고딕" w:hAnsi="맑은 고딕"/>
          <w:spacing w:val="-10"/>
          <w:w w:val="95"/>
          <w:position w:val="1"/>
          <w:rPrChange w:id="949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75D7C34B" w14:textId="379469AD" w:rsidR="00CA70C1" w:rsidRPr="00CA70C1" w:rsidRDefault="00CA70C1" w:rsidP="00CA70C1">
      <w:pPr>
        <w:pStyle w:val="a5"/>
        <w:rPr>
          <w:rFonts w:ascii="맑은 고딕" w:eastAsia="맑은 고딕" w:hAnsi="맑은 고딕"/>
          <w:b/>
          <w:bCs/>
          <w:rPrChange w:id="950" w:author="Isaac Cheolsu Lee" w:date="2024-01-02T14:09:00Z">
            <w:rPr>
              <w:rFonts w:ascii="바탕체" w:eastAsia="바탕체" w:hAnsi="바탕체"/>
            </w:rPr>
          </w:rPrChange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95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="002C3D93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952" w:author="Matthew Yeansoo Jeong" w:date="2026-01-15T13:55:00Z" w16du:dateUtc="2026-01-15T04:55:00Z"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953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1</w:delText>
        </w:r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>1</w:delText>
        </w:r>
        <w:r w:rsidR="002C3D93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 xml:space="preserve"> </w:delText>
        </w:r>
      </w:del>
      <w:ins w:id="954" w:author="Matthew Yeansoo Jeong" w:date="2026-01-15T13:55:00Z" w16du:dateUtc="2026-01-15T04:55:00Z">
        <w:r w:rsidR="007544AE" w:rsidRPr="00CA70C1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955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t>1</w:t>
        </w:r>
      </w:ins>
      <w:ins w:id="956" w:author="Matthew Yeansoo Jeong" w:date="2026-01-15T14:51:00Z" w16du:dateUtc="2026-01-15T05:51:00Z">
        <w:r w:rsidR="0042157B"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1</w:t>
        </w:r>
      </w:ins>
      <w:ins w:id="957" w:author="Matthew Yeansoo Jeong" w:date="2026-01-15T13:55:00Z" w16du:dateUtc="2026-01-15T04:55:00Z">
        <w:r w:rsidR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95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95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96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자금운용위원회의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96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96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설치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96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96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및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96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96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구성</w:t>
      </w:r>
      <w:r w:rsidRPr="00CA70C1">
        <w:rPr>
          <w:rFonts w:ascii="맑은 고딕" w:eastAsia="맑은 고딕" w:hAnsi="맑은 고딕" w:hint="eastAsia"/>
          <w:b/>
          <w:bCs/>
          <w:spacing w:val="-10"/>
          <w:w w:val="95"/>
          <w:position w:val="1"/>
        </w:rPr>
        <w:t>]</w:t>
      </w:r>
    </w:p>
    <w:p w14:paraId="716BFE6B" w14:textId="0F6A864A" w:rsidR="00CA70C1" w:rsidRPr="004358E0" w:rsidRDefault="00CA70C1" w:rsidP="004358E0">
      <w:pPr>
        <w:pStyle w:val="a5"/>
        <w:numPr>
          <w:ilvl w:val="0"/>
          <w:numId w:val="33"/>
        </w:numPr>
        <w:rPr>
          <w:ins w:id="967" w:author="Matthew Yeansoo Jeong" w:date="2026-01-15T11:37:00Z" w16du:dateUtc="2026-01-15T02:37:00Z"/>
          <w:rFonts w:ascii="맑은 고딕" w:eastAsia="맑은 고딕" w:hAnsi="맑은 고딕"/>
          <w:rPrChange w:id="968" w:author="Matthew Yeansoo Jeong" w:date="2026-01-15T11:37:00Z" w16du:dateUtc="2026-01-15T02:37:00Z">
            <w:rPr>
              <w:ins w:id="969" w:author="Matthew Yeansoo Jeong" w:date="2026-01-15T11:37:00Z" w16du:dateUtc="2026-01-15T02:37:00Z"/>
              <w:rFonts w:ascii="맑은 고딕" w:eastAsia="맑은 고딕" w:hAnsi="맑은 고딕"/>
              <w:spacing w:val="-10"/>
              <w:w w:val="95"/>
              <w:position w:val="1"/>
            </w:rPr>
          </w:rPrChange>
        </w:rPr>
      </w:pP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7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자금운용의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7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7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효율성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7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7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및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7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7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투명성을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7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7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제고하기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7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8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8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8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자금운용위원회를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8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8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설치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8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8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및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8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8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운용할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8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9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99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99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있다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993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521D31DC" w14:textId="000644D3" w:rsidR="004358E0" w:rsidRPr="00821907" w:rsidRDefault="004358E0" w:rsidP="004358E0">
      <w:pPr>
        <w:pStyle w:val="a5"/>
        <w:numPr>
          <w:ilvl w:val="0"/>
          <w:numId w:val="33"/>
        </w:numPr>
        <w:rPr>
          <w:ins w:id="994" w:author="Matthew Yeansoo Jeong" w:date="2026-01-15T11:45:00Z" w16du:dateUtc="2026-01-15T02:45:00Z"/>
          <w:rFonts w:ascii="맑은 고딕" w:eastAsia="맑은 고딕" w:hAnsi="맑은 고딕"/>
          <w:rPrChange w:id="995" w:author="Matthew Yeansoo Jeong" w:date="2026-01-15T11:45:00Z" w16du:dateUtc="2026-01-15T02:45:00Z">
            <w:rPr>
              <w:ins w:id="996" w:author="Matthew Yeansoo Jeong" w:date="2026-01-15T11:45:00Z" w16du:dateUtc="2026-01-15T02:45:00Z"/>
              <w:rFonts w:ascii="맑은 고딕" w:eastAsia="맑은 고딕" w:hAnsi="맑은 고딕"/>
              <w:spacing w:val="-10"/>
              <w:w w:val="95"/>
              <w:position w:val="1"/>
            </w:rPr>
          </w:rPrChange>
        </w:rPr>
      </w:pPr>
      <w:ins w:id="997" w:author="Matthew Yeansoo Jeong" w:date="2026-01-15T11:37:00Z" w16du:dateUtc="2026-01-15T02:37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본조에</w:t>
        </w:r>
      </w:ins>
      <w:ins w:id="998" w:author="Matthew Yeansoo Jeong" w:date="2026-01-15T11:45:00Z" w16du:dateUtc="2026-01-15T02:45:00Z">
        <w:r w:rsidR="00821907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 따라 설치</w:t>
        </w:r>
      </w:ins>
      <w:ins w:id="999" w:author="Matthew Yeansoo Jeong" w:date="2026-01-15T11:37:00Z" w16du:dateUtc="2026-01-15T02:37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되는 자금운용위원회는 </w:t>
        </w:r>
      </w:ins>
      <w:ins w:id="1000" w:author="Matthew Yeansoo Jeong" w:date="2026-01-15T11:38:00Z" w16du:dateUtc="2026-01-15T02:38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회사 및 회사의 </w:t>
        </w:r>
      </w:ins>
      <w:ins w:id="1001" w:author="Matthew Yeansoo Jeong" w:date="2026-01-15T11:39:00Z" w16du:dateUtc="2026-01-15T02:39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계열</w:t>
        </w:r>
      </w:ins>
      <w:ins w:id="1002" w:author="Matthew Yeansoo Jeong" w:date="2026-01-15T11:38:00Z" w16du:dateUtc="2026-01-15T02:38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(지배회사 및 종속</w:t>
        </w:r>
      </w:ins>
      <w:ins w:id="1003" w:author="Matthew Yeansoo Jeong" w:date="2026-01-15T14:37:00Z" w16du:dateUtc="2026-01-15T05:37:00Z">
        <w:r w:rsidR="009D312D">
          <w:rPr>
            <w:rFonts w:ascii="맑은 고딕" w:eastAsia="맑은 고딕" w:hAnsi="맑은 고딕" w:hint="eastAsia"/>
            <w:spacing w:val="-10"/>
            <w:w w:val="95"/>
            <w:position w:val="1"/>
          </w:rPr>
          <w:t>∙</w:t>
        </w:r>
      </w:ins>
      <w:ins w:id="1004" w:author="Matthew Yeansoo Jeong" w:date="2026-01-15T11:38:00Z" w16du:dateUtc="2026-01-15T02:38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관계회사)</w:t>
        </w:r>
      </w:ins>
      <w:ins w:id="1005" w:author="Matthew Yeansoo Jeong" w:date="2026-01-15T11:39:00Z" w16du:dateUtc="2026-01-15T02:39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회사</w:t>
        </w:r>
      </w:ins>
      <w:ins w:id="1006" w:author="Matthew Yeansoo Jeong" w:date="2026-01-15T11:44:00Z" w16du:dateUtc="2026-01-15T02:44:00Z">
        <w:r w:rsidR="00821907">
          <w:rPr>
            <w:rFonts w:ascii="맑은 고딕" w:eastAsia="맑은 고딕" w:hAnsi="맑은 고딕" w:hint="eastAsia"/>
            <w:spacing w:val="-10"/>
            <w:w w:val="95"/>
            <w:position w:val="1"/>
          </w:rPr>
          <w:t>의 자금운</w:t>
        </w:r>
      </w:ins>
      <w:ins w:id="1007" w:author="Matthew Yeansoo Jeong" w:date="2026-01-15T11:45:00Z" w16du:dateUtc="2026-01-15T02:45:00Z">
        <w:r w:rsidR="00821907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용 기본방침 및 운용계획을 </w:t>
        </w:r>
      </w:ins>
      <w:ins w:id="1008" w:author="Matthew Yeansoo Jeong" w:date="2026-01-15T11:46:00Z" w16du:dateUtc="2026-01-15T02:46:00Z">
        <w:r w:rsidR="00821907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포괄하여 </w:t>
        </w:r>
      </w:ins>
      <w:ins w:id="1009" w:author="Matthew Yeansoo Jeong" w:date="2026-01-15T11:45:00Z" w16du:dateUtc="2026-01-15T02:45:00Z">
        <w:r w:rsidR="00821907">
          <w:rPr>
            <w:rFonts w:ascii="맑은 고딕" w:eastAsia="맑은 고딕" w:hAnsi="맑은 고딕" w:hint="eastAsia"/>
            <w:spacing w:val="-10"/>
            <w:w w:val="95"/>
            <w:position w:val="1"/>
          </w:rPr>
          <w:t>심의</w:t>
        </w:r>
      </w:ins>
      <w:ins w:id="1010" w:author="Matthew Yeansoo Jeong" w:date="2026-01-15T11:46:00Z" w16du:dateUtc="2026-01-15T02:46:00Z">
        <w:r w:rsidR="00821907">
          <w:rPr>
            <w:rFonts w:ascii="맑은 고딕" w:eastAsia="맑은 고딕" w:hAnsi="맑은 고딕" w:hint="eastAsia"/>
            <w:spacing w:val="-10"/>
            <w:w w:val="95"/>
            <w:position w:val="1"/>
          </w:rPr>
          <w:t>할 수 있다.</w:t>
        </w:r>
      </w:ins>
    </w:p>
    <w:p w14:paraId="3A1E256C" w14:textId="448B9FFF" w:rsidR="00821907" w:rsidRPr="00293494" w:rsidRDefault="00821907" w:rsidP="004358E0">
      <w:pPr>
        <w:pStyle w:val="a5"/>
        <w:numPr>
          <w:ilvl w:val="0"/>
          <w:numId w:val="33"/>
        </w:numPr>
        <w:rPr>
          <w:ins w:id="1011" w:author="Matthew Yeansoo Jeong" w:date="2026-01-15T11:48:00Z" w16du:dateUtc="2026-01-15T02:48:00Z"/>
          <w:rFonts w:ascii="맑은 고딕" w:eastAsia="맑은 고딕" w:hAnsi="맑은 고딕"/>
          <w:spacing w:val="-10"/>
          <w:w w:val="95"/>
          <w:position w:val="1"/>
          <w:rPrChange w:id="1012" w:author="Matthew Yeansoo Jeong" w:date="2026-01-15T11:55:00Z" w16du:dateUtc="2026-01-15T02:55:00Z">
            <w:rPr>
              <w:ins w:id="1013" w:author="Matthew Yeansoo Jeong" w:date="2026-01-15T11:48:00Z" w16du:dateUtc="2026-01-15T02:48:00Z"/>
              <w:rFonts w:ascii="맑은 고딕" w:eastAsia="맑은 고딕" w:hAnsi="맑은 고딕"/>
            </w:rPr>
          </w:rPrChange>
        </w:rPr>
      </w:pPr>
      <w:ins w:id="1014" w:author="Matthew Yeansoo Jeong" w:date="2026-01-15T11:47:00Z" w16du:dateUtc="2026-01-15T02:47:00Z">
        <w:r w:rsidRPr="00293494">
          <w:rPr>
            <w:rFonts w:ascii="맑은 고딕" w:eastAsia="맑은 고딕" w:hAnsi="맑은 고딕" w:hint="eastAsia"/>
            <w:spacing w:val="-10"/>
            <w:w w:val="95"/>
            <w:position w:val="1"/>
            <w:rPrChange w:id="1015" w:author="Matthew Yeansoo Jeong" w:date="2026-01-15T11:55:00Z" w16du:dateUtc="2026-01-15T02:55:00Z">
              <w:rPr>
                <w:rFonts w:ascii="맑은 고딕" w:eastAsia="맑은 고딕" w:hAnsi="맑은 고딕" w:hint="eastAsia"/>
              </w:rPr>
            </w:rPrChange>
          </w:rPr>
          <w:t>자금운용위원회는</w:t>
        </w:r>
        <w:r w:rsidRPr="00293494">
          <w:rPr>
            <w:rFonts w:ascii="맑은 고딕" w:eastAsia="맑은 고딕" w:hAnsi="맑은 고딕"/>
            <w:spacing w:val="-10"/>
            <w:w w:val="95"/>
            <w:position w:val="1"/>
            <w:rPrChange w:id="1016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 xml:space="preserve"> 아래와 같이 구성</w:t>
        </w:r>
      </w:ins>
      <w:ins w:id="1017" w:author="Matthew Yeansoo Jeong" w:date="2026-01-15T11:48:00Z" w16du:dateUtc="2026-01-15T02:48:00Z">
        <w:r w:rsidRPr="00293494">
          <w:rPr>
            <w:rFonts w:ascii="맑은 고딕" w:eastAsia="맑은 고딕" w:hAnsi="맑은 고딕" w:hint="eastAsia"/>
            <w:spacing w:val="-10"/>
            <w:w w:val="95"/>
            <w:position w:val="1"/>
            <w:rPrChange w:id="1018" w:author="Matthew Yeansoo Jeong" w:date="2026-01-15T11:55:00Z" w16du:dateUtc="2026-01-15T02:55:00Z">
              <w:rPr>
                <w:rFonts w:ascii="맑은 고딕" w:eastAsia="맑은 고딕" w:hAnsi="맑은 고딕" w:hint="eastAsia"/>
              </w:rPr>
            </w:rPrChange>
          </w:rPr>
          <w:t>된다</w:t>
        </w:r>
        <w:r w:rsidRPr="00293494">
          <w:rPr>
            <w:rFonts w:ascii="맑은 고딕" w:eastAsia="맑은 고딕" w:hAnsi="맑은 고딕"/>
            <w:spacing w:val="-10"/>
            <w:w w:val="95"/>
            <w:position w:val="1"/>
            <w:rPrChange w:id="1019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>.</w:t>
        </w:r>
      </w:ins>
    </w:p>
    <w:p w14:paraId="7825A6B5" w14:textId="1D91AB1D" w:rsidR="00821907" w:rsidRPr="00293494" w:rsidRDefault="00821907" w:rsidP="00821907">
      <w:pPr>
        <w:pStyle w:val="a5"/>
        <w:ind w:left="360"/>
        <w:rPr>
          <w:ins w:id="1020" w:author="Matthew Yeansoo Jeong" w:date="2026-01-15T11:49:00Z" w16du:dateUtc="2026-01-15T02:49:00Z"/>
          <w:rFonts w:ascii="맑은 고딕" w:eastAsia="맑은 고딕" w:hAnsi="맑은 고딕"/>
          <w:spacing w:val="-10"/>
          <w:w w:val="95"/>
          <w:position w:val="1"/>
          <w:rPrChange w:id="1021" w:author="Matthew Yeansoo Jeong" w:date="2026-01-15T11:55:00Z" w16du:dateUtc="2026-01-15T02:55:00Z">
            <w:rPr>
              <w:ins w:id="1022" w:author="Matthew Yeansoo Jeong" w:date="2026-01-15T11:49:00Z" w16du:dateUtc="2026-01-15T02:49:00Z"/>
              <w:rFonts w:ascii="맑은 고딕" w:eastAsia="맑은 고딕" w:hAnsi="맑은 고딕"/>
            </w:rPr>
          </w:rPrChange>
        </w:rPr>
      </w:pPr>
      <w:ins w:id="1023" w:author="Matthew Yeansoo Jeong" w:date="2026-01-15T11:48:00Z" w16du:dateUtc="2026-01-15T02:48:00Z">
        <w:r w:rsidRPr="00293494">
          <w:rPr>
            <w:rFonts w:ascii="맑은 고딕" w:eastAsia="맑은 고딕" w:hAnsi="맑은 고딕"/>
            <w:spacing w:val="-10"/>
            <w:w w:val="95"/>
            <w:position w:val="1"/>
            <w:rPrChange w:id="1024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>- 위원장: 회사 또는 회사가 속한 기업군</w:t>
        </w:r>
      </w:ins>
      <w:ins w:id="1025" w:author="Matthew Yeansoo Jeong" w:date="2026-01-15T11:49:00Z" w16du:dateUtc="2026-01-15T02:49:00Z">
        <w:r w:rsidRPr="00293494">
          <w:rPr>
            <w:rFonts w:ascii="맑은 고딕" w:eastAsia="맑은 고딕" w:hAnsi="맑은 고딕"/>
            <w:spacing w:val="-10"/>
            <w:w w:val="95"/>
            <w:position w:val="1"/>
            <w:rPrChange w:id="1026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 xml:space="preserve"> 지배회사의 대표이사</w:t>
        </w:r>
      </w:ins>
    </w:p>
    <w:p w14:paraId="42EF05AA" w14:textId="6A800926" w:rsidR="00293494" w:rsidRPr="00293494" w:rsidRDefault="00821907" w:rsidP="00293494">
      <w:pPr>
        <w:pStyle w:val="a5"/>
        <w:ind w:left="360"/>
        <w:rPr>
          <w:ins w:id="1027" w:author="Matthew Yeansoo Jeong" w:date="2026-01-15T11:51:00Z" w16du:dateUtc="2026-01-15T02:51:00Z"/>
          <w:rFonts w:ascii="맑은 고딕" w:eastAsia="맑은 고딕" w:hAnsi="맑은 고딕"/>
          <w:spacing w:val="-10"/>
          <w:w w:val="95"/>
          <w:position w:val="1"/>
          <w:rPrChange w:id="1028" w:author="Matthew Yeansoo Jeong" w:date="2026-01-15T11:55:00Z" w16du:dateUtc="2026-01-15T02:55:00Z">
            <w:rPr>
              <w:ins w:id="1029" w:author="Matthew Yeansoo Jeong" w:date="2026-01-15T11:51:00Z" w16du:dateUtc="2026-01-15T02:51:00Z"/>
              <w:rFonts w:ascii="맑은 고딕" w:eastAsia="맑은 고딕" w:hAnsi="맑은 고딕"/>
            </w:rPr>
          </w:rPrChange>
        </w:rPr>
      </w:pPr>
      <w:ins w:id="1030" w:author="Matthew Yeansoo Jeong" w:date="2026-01-15T11:49:00Z" w16du:dateUtc="2026-01-15T02:49:00Z">
        <w:r w:rsidRPr="00293494">
          <w:rPr>
            <w:rFonts w:ascii="맑은 고딕" w:eastAsia="맑은 고딕" w:hAnsi="맑은 고딕"/>
            <w:spacing w:val="-10"/>
            <w:w w:val="95"/>
            <w:position w:val="1"/>
            <w:rPrChange w:id="1031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 xml:space="preserve">- 공통위원: </w:t>
        </w:r>
      </w:ins>
      <w:ins w:id="1032" w:author="Matthew Yeansoo Jeong" w:date="2026-01-15T11:50:00Z" w16du:dateUtc="2026-01-15T02:50:00Z">
        <w:r w:rsidR="00293494" w:rsidRPr="00293494">
          <w:rPr>
            <w:rFonts w:ascii="맑은 고딕" w:eastAsia="맑은 고딕" w:hAnsi="맑은 고딕" w:hint="eastAsia"/>
            <w:spacing w:val="-10"/>
            <w:w w:val="95"/>
            <w:position w:val="1"/>
            <w:rPrChange w:id="1033" w:author="Matthew Yeansoo Jeong" w:date="2026-01-15T11:55:00Z" w16du:dateUtc="2026-01-15T02:55:00Z">
              <w:rPr>
                <w:rFonts w:ascii="맑은 고딕" w:eastAsia="맑은 고딕" w:hAnsi="맑은 고딕" w:hint="eastAsia"/>
              </w:rPr>
            </w:rPrChange>
          </w:rPr>
          <w:t>각</w:t>
        </w:r>
        <w:r w:rsidR="00293494" w:rsidRPr="00293494">
          <w:rPr>
            <w:rFonts w:ascii="맑은 고딕" w:eastAsia="맑은 고딕" w:hAnsi="맑은 고딕"/>
            <w:spacing w:val="-10"/>
            <w:w w:val="95"/>
            <w:position w:val="1"/>
            <w:rPrChange w:id="1034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 xml:space="preserve"> 회사의 재무담당이사</w:t>
        </w:r>
      </w:ins>
      <w:ins w:id="1035" w:author="Matthew Yeansoo Jeong" w:date="2026-01-15T11:52:00Z" w16du:dateUtc="2026-01-15T02:52:00Z">
        <w:r w:rsidR="00293494" w:rsidRPr="00293494">
          <w:rPr>
            <w:rFonts w:ascii="맑은 고딕" w:eastAsia="맑은 고딕" w:hAnsi="맑은 고딕"/>
            <w:spacing w:val="-10"/>
            <w:w w:val="95"/>
            <w:position w:val="1"/>
            <w:rPrChange w:id="1036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 xml:space="preserve"> 또는 </w:t>
        </w:r>
      </w:ins>
      <w:ins w:id="1037" w:author="Matthew Yeansoo Jeong" w:date="2026-01-15T11:53:00Z" w16du:dateUtc="2026-01-15T02:53:00Z">
        <w:r w:rsidR="00293494" w:rsidRPr="00293494">
          <w:rPr>
            <w:rFonts w:ascii="맑은 고딕" w:eastAsia="맑은 고딕" w:hAnsi="맑은 고딕" w:hint="eastAsia"/>
            <w:spacing w:val="-10"/>
            <w:w w:val="95"/>
            <w:position w:val="1"/>
            <w:rPrChange w:id="1038" w:author="Matthew Yeansoo Jeong" w:date="2026-01-15T11:55:00Z" w16du:dateUtc="2026-01-15T02:55:00Z">
              <w:rPr>
                <w:rFonts w:ascii="맑은 고딕" w:eastAsia="맑은 고딕" w:hAnsi="맑은 고딕" w:hint="eastAsia"/>
              </w:rPr>
            </w:rPrChange>
          </w:rPr>
          <w:t>각</w:t>
        </w:r>
        <w:r w:rsidR="00293494" w:rsidRPr="00293494">
          <w:rPr>
            <w:rFonts w:ascii="맑은 고딕" w:eastAsia="맑은 고딕" w:hAnsi="맑은 고딕"/>
            <w:spacing w:val="-10"/>
            <w:w w:val="95"/>
            <w:position w:val="1"/>
            <w:rPrChange w:id="1039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 xml:space="preserve"> 회사 대표이사</w:t>
        </w:r>
      </w:ins>
      <w:ins w:id="1040" w:author="Matthew Yeansoo Jeong" w:date="2026-01-15T11:57:00Z" w16du:dateUtc="2026-01-15T02:57:00Z">
        <w:r w:rsidR="00293494">
          <w:rPr>
            <w:rFonts w:ascii="맑은 고딕" w:eastAsia="맑은 고딕" w:hAnsi="맑은 고딕" w:hint="eastAsia"/>
            <w:spacing w:val="-10"/>
            <w:w w:val="95"/>
            <w:position w:val="1"/>
          </w:rPr>
          <w:t>로부터</w:t>
        </w:r>
      </w:ins>
      <w:ins w:id="1041" w:author="Matthew Yeansoo Jeong" w:date="2026-01-15T11:56:00Z" w16du:dateUtc="2026-01-15T02:56:00Z">
        <w:r w:rsidR="00293494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 위임을 받은</w:t>
        </w:r>
      </w:ins>
      <w:ins w:id="1042" w:author="Matthew Yeansoo Jeong" w:date="2026-01-15T11:53:00Z" w16du:dateUtc="2026-01-15T02:53:00Z">
        <w:r w:rsidR="00293494" w:rsidRPr="00293494">
          <w:rPr>
            <w:rFonts w:ascii="맑은 고딕" w:eastAsia="맑은 고딕" w:hAnsi="맑은 고딕"/>
            <w:spacing w:val="-10"/>
            <w:w w:val="95"/>
            <w:position w:val="1"/>
            <w:rPrChange w:id="1043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 xml:space="preserve"> 자.</w:t>
        </w:r>
      </w:ins>
    </w:p>
    <w:p w14:paraId="32BD80C4" w14:textId="447BD771" w:rsidR="00293494" w:rsidRPr="00293494" w:rsidRDefault="00293494" w:rsidP="00293494">
      <w:pPr>
        <w:pStyle w:val="a5"/>
        <w:ind w:left="360"/>
        <w:rPr>
          <w:ins w:id="1044" w:author="Matthew Yeansoo Jeong" w:date="2026-01-15T11:52:00Z" w16du:dateUtc="2026-01-15T02:52:00Z"/>
          <w:rFonts w:ascii="맑은 고딕" w:eastAsia="맑은 고딕" w:hAnsi="맑은 고딕"/>
          <w:spacing w:val="-10"/>
          <w:w w:val="95"/>
          <w:position w:val="1"/>
          <w:rPrChange w:id="1045" w:author="Matthew Yeansoo Jeong" w:date="2026-01-15T11:55:00Z" w16du:dateUtc="2026-01-15T02:55:00Z">
            <w:rPr>
              <w:ins w:id="1046" w:author="Matthew Yeansoo Jeong" w:date="2026-01-15T11:52:00Z" w16du:dateUtc="2026-01-15T02:52:00Z"/>
              <w:rFonts w:ascii="맑은 고딕" w:eastAsia="맑은 고딕" w:hAnsi="맑은 고딕"/>
            </w:rPr>
          </w:rPrChange>
        </w:rPr>
      </w:pPr>
      <w:ins w:id="1047" w:author="Matthew Yeansoo Jeong" w:date="2026-01-15T11:51:00Z" w16du:dateUtc="2026-01-15T02:51:00Z">
        <w:r w:rsidRPr="00293494">
          <w:rPr>
            <w:rFonts w:ascii="맑은 고딕" w:eastAsia="맑은 고딕" w:hAnsi="맑은 고딕"/>
            <w:spacing w:val="-10"/>
            <w:w w:val="95"/>
            <w:position w:val="1"/>
            <w:rPrChange w:id="1048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>- 간사: 회사 또는 회사가 속</w:t>
        </w:r>
      </w:ins>
      <w:ins w:id="1049" w:author="Matthew Yeansoo Jeong" w:date="2026-01-15T11:52:00Z" w16du:dateUtc="2026-01-15T02:52:00Z">
        <w:r w:rsidRPr="00293494">
          <w:rPr>
            <w:rFonts w:ascii="맑은 고딕" w:eastAsia="맑은 고딕" w:hAnsi="맑은 고딕" w:hint="eastAsia"/>
            <w:spacing w:val="-10"/>
            <w:w w:val="95"/>
            <w:position w:val="1"/>
            <w:rPrChange w:id="1050" w:author="Matthew Yeansoo Jeong" w:date="2026-01-15T11:55:00Z" w16du:dateUtc="2026-01-15T02:55:00Z">
              <w:rPr>
                <w:rFonts w:ascii="맑은 고딕" w:eastAsia="맑은 고딕" w:hAnsi="맑은 고딕" w:hint="eastAsia"/>
              </w:rPr>
            </w:rPrChange>
          </w:rPr>
          <w:t>한</w:t>
        </w:r>
        <w:r w:rsidRPr="00293494">
          <w:rPr>
            <w:rFonts w:ascii="맑은 고딕" w:eastAsia="맑은 고딕" w:hAnsi="맑은 고딕"/>
            <w:spacing w:val="-10"/>
            <w:w w:val="95"/>
            <w:position w:val="1"/>
            <w:rPrChange w:id="1051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 xml:space="preserve"> 기업군 지배회사의 재무부서장</w:t>
        </w:r>
      </w:ins>
    </w:p>
    <w:p w14:paraId="06B46968" w14:textId="21A7D7FC" w:rsidR="00293494" w:rsidRPr="00293494" w:rsidRDefault="00293494" w:rsidP="00293494">
      <w:pPr>
        <w:pStyle w:val="a5"/>
        <w:ind w:left="360"/>
        <w:rPr>
          <w:ins w:id="1052" w:author="Matthew Yeansoo Jeong" w:date="2026-01-15T11:53:00Z" w16du:dateUtc="2026-01-15T02:53:00Z"/>
          <w:rFonts w:ascii="맑은 고딕" w:eastAsia="맑은 고딕" w:hAnsi="맑은 고딕"/>
          <w:spacing w:val="-10"/>
          <w:w w:val="95"/>
          <w:position w:val="1"/>
          <w:rPrChange w:id="1053" w:author="Matthew Yeansoo Jeong" w:date="2026-01-15T11:55:00Z" w16du:dateUtc="2026-01-15T02:55:00Z">
            <w:rPr>
              <w:ins w:id="1054" w:author="Matthew Yeansoo Jeong" w:date="2026-01-15T11:53:00Z" w16du:dateUtc="2026-01-15T02:53:00Z"/>
              <w:rFonts w:ascii="맑은 고딕" w:eastAsia="맑은 고딕" w:hAnsi="맑은 고딕"/>
            </w:rPr>
          </w:rPrChange>
        </w:rPr>
      </w:pPr>
      <w:ins w:id="1055" w:author="Matthew Yeansoo Jeong" w:date="2026-01-15T11:52:00Z" w16du:dateUtc="2026-01-15T02:52:00Z">
        <w:r w:rsidRPr="00293494">
          <w:rPr>
            <w:rFonts w:ascii="맑은 고딕" w:eastAsia="맑은 고딕" w:hAnsi="맑은 고딕"/>
            <w:spacing w:val="-10"/>
            <w:w w:val="95"/>
            <w:position w:val="1"/>
            <w:rPrChange w:id="1056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lastRenderedPageBreak/>
          <w:t>- 회사별</w:t>
        </w:r>
      </w:ins>
      <w:ins w:id="1057" w:author="Matthew Yeansoo Jeong" w:date="2026-01-15T11:53:00Z" w16du:dateUtc="2026-01-15T02:53:00Z">
        <w:r w:rsidRPr="00293494">
          <w:rPr>
            <w:rFonts w:ascii="맑은 고딕" w:eastAsia="맑은 고딕" w:hAnsi="맑은 고딕"/>
            <w:spacing w:val="-10"/>
            <w:w w:val="95"/>
            <w:position w:val="1"/>
            <w:rPrChange w:id="1058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 xml:space="preserve"> 위원: 각 회사 자금팀장</w:t>
        </w:r>
      </w:ins>
    </w:p>
    <w:p w14:paraId="46D9467C" w14:textId="718A915B" w:rsidR="00293494" w:rsidRPr="00293494" w:rsidRDefault="00293494" w:rsidP="00293494">
      <w:pPr>
        <w:pStyle w:val="a5"/>
        <w:ind w:left="360"/>
        <w:rPr>
          <w:ins w:id="1059" w:author="Matthew Yeansoo Jeong" w:date="2026-01-15T11:49:00Z" w16du:dateUtc="2026-01-15T02:49:00Z"/>
          <w:rFonts w:ascii="맑은 고딕" w:eastAsia="맑은 고딕" w:hAnsi="맑은 고딕"/>
          <w:spacing w:val="-10"/>
          <w:w w:val="95"/>
          <w:position w:val="1"/>
          <w:rPrChange w:id="1060" w:author="Matthew Yeansoo Jeong" w:date="2026-01-15T11:55:00Z" w16du:dateUtc="2026-01-15T02:55:00Z">
            <w:rPr>
              <w:ins w:id="1061" w:author="Matthew Yeansoo Jeong" w:date="2026-01-15T11:49:00Z" w16du:dateUtc="2026-01-15T02:49:00Z"/>
              <w:rFonts w:ascii="맑은 고딕" w:eastAsia="맑은 고딕" w:hAnsi="맑은 고딕"/>
            </w:rPr>
          </w:rPrChange>
        </w:rPr>
      </w:pPr>
      <w:ins w:id="1062" w:author="Matthew Yeansoo Jeong" w:date="2026-01-15T11:53:00Z" w16du:dateUtc="2026-01-15T02:53:00Z">
        <w:r w:rsidRPr="00293494">
          <w:rPr>
            <w:rFonts w:ascii="맑은 고딕" w:eastAsia="맑은 고딕" w:hAnsi="맑은 고딕"/>
            <w:spacing w:val="-10"/>
            <w:w w:val="95"/>
            <w:position w:val="1"/>
            <w:rPrChange w:id="1063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 xml:space="preserve">- 외부위원: </w:t>
        </w:r>
      </w:ins>
      <w:ins w:id="1064" w:author="Matthew Yeansoo Jeong" w:date="2026-01-15T11:54:00Z" w16du:dateUtc="2026-01-15T02:54:00Z">
        <w:r w:rsidRPr="00293494">
          <w:rPr>
            <w:rFonts w:ascii="맑은 고딕" w:eastAsia="맑은 고딕" w:hAnsi="맑은 고딕" w:hint="eastAsia"/>
            <w:spacing w:val="-10"/>
            <w:w w:val="95"/>
            <w:position w:val="1"/>
            <w:rPrChange w:id="1065" w:author="Matthew Yeansoo Jeong" w:date="2026-01-15T11:55:00Z" w16du:dateUtc="2026-01-15T02:55:00Z">
              <w:rPr>
                <w:rFonts w:ascii="맑은 고딕" w:eastAsia="맑은 고딕" w:hAnsi="맑은 고딕" w:hint="eastAsia"/>
              </w:rPr>
            </w:rPrChange>
          </w:rPr>
          <w:t>재무</w:t>
        </w:r>
        <w:r w:rsidRPr="00293494">
          <w:rPr>
            <w:rFonts w:ascii="맑은 고딕" w:eastAsia="맑은 고딕" w:hAnsi="맑은 고딕"/>
            <w:spacing w:val="-10"/>
            <w:w w:val="95"/>
            <w:position w:val="1"/>
            <w:rPrChange w:id="1066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 xml:space="preserve"> 및 위험관</w:t>
        </w:r>
      </w:ins>
      <w:ins w:id="1067" w:author="Matthew Yeansoo Jeong" w:date="2026-01-15T11:55:00Z" w16du:dateUtc="2026-01-15T02:55:00Z">
        <w:r w:rsidRPr="00293494">
          <w:rPr>
            <w:rFonts w:ascii="맑은 고딕" w:eastAsia="맑은 고딕" w:hAnsi="맑은 고딕" w:hint="eastAsia"/>
            <w:spacing w:val="-10"/>
            <w:w w:val="95"/>
            <w:position w:val="1"/>
            <w:rPrChange w:id="1068" w:author="Matthew Yeansoo Jeong" w:date="2026-01-15T11:55:00Z" w16du:dateUtc="2026-01-15T02:55:00Z">
              <w:rPr>
                <w:rFonts w:ascii="맑은 고딕" w:eastAsia="맑은 고딕" w:hAnsi="맑은 고딕" w:hint="eastAsia"/>
              </w:rPr>
            </w:rPrChange>
          </w:rPr>
          <w:t>리분야의</w:t>
        </w:r>
        <w:r w:rsidRPr="00293494">
          <w:rPr>
            <w:rFonts w:ascii="맑은 고딕" w:eastAsia="맑은 고딕" w:hAnsi="맑은 고딕"/>
            <w:spacing w:val="-10"/>
            <w:w w:val="95"/>
            <w:position w:val="1"/>
            <w:rPrChange w:id="1069" w:author="Matthew Yeansoo Jeong" w:date="2026-01-15T11:55:00Z" w16du:dateUtc="2026-01-15T02:55:00Z">
              <w:rPr>
                <w:rFonts w:ascii="맑은 고딕" w:eastAsia="맑은 고딕" w:hAnsi="맑은 고딕"/>
              </w:rPr>
            </w:rPrChange>
          </w:rPr>
          <w:t xml:space="preserve"> 외부전문가로서의 적격성을 갖춘 자</w:t>
        </w:r>
      </w:ins>
      <w:ins w:id="1070" w:author="Matthew Yeansoo Jeong" w:date="2026-01-15T11:56:00Z" w16du:dateUtc="2026-01-15T02:56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로 </w:t>
        </w:r>
        <w:r w:rsidRPr="00C7696D">
          <w:rPr>
            <w:rFonts w:ascii="맑은 고딕" w:eastAsia="맑은 고딕" w:hAnsi="맑은 고딕" w:hint="eastAsia"/>
            <w:spacing w:val="-10"/>
            <w:w w:val="95"/>
            <w:position w:val="1"/>
          </w:rPr>
          <w:t>위원장 및 공통위원의 추천에 따라 위촉된 자</w:t>
        </w:r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.</w:t>
        </w:r>
      </w:ins>
    </w:p>
    <w:p w14:paraId="486E2702" w14:textId="5FFAD618" w:rsidR="00821907" w:rsidRPr="00CA70C1" w:rsidDel="00293494" w:rsidRDefault="00821907">
      <w:pPr>
        <w:pStyle w:val="a5"/>
        <w:ind w:left="360"/>
        <w:rPr>
          <w:del w:id="1071" w:author="Matthew Yeansoo Jeong" w:date="2026-01-15T11:55:00Z" w16du:dateUtc="2026-01-15T02:55:00Z"/>
          <w:rFonts w:ascii="맑은 고딕" w:eastAsia="맑은 고딕" w:hAnsi="맑은 고딕"/>
          <w:rPrChange w:id="1072" w:author="Isaac Cheolsu Lee" w:date="2024-01-02T14:09:00Z">
            <w:rPr>
              <w:del w:id="1073" w:author="Matthew Yeansoo Jeong" w:date="2026-01-15T11:55:00Z" w16du:dateUtc="2026-01-15T02:55:00Z"/>
              <w:rFonts w:ascii="바탕체" w:eastAsia="바탕체" w:hAnsi="바탕체"/>
            </w:rPr>
          </w:rPrChange>
        </w:rPr>
        <w:pPrChange w:id="1074" w:author="Matthew Yeansoo Jeong" w:date="2026-01-15T11:48:00Z" w16du:dateUtc="2026-01-15T02:48:00Z">
          <w:pPr>
            <w:pStyle w:val="a5"/>
            <w:numPr>
              <w:numId w:val="33"/>
            </w:numPr>
            <w:ind w:left="360" w:hanging="360"/>
          </w:pPr>
        </w:pPrChange>
      </w:pPr>
    </w:p>
    <w:p w14:paraId="570C378B" w14:textId="6F89750B" w:rsidR="00CA70C1" w:rsidRPr="004358E0" w:rsidDel="00293494" w:rsidRDefault="00CA70C1" w:rsidP="004358E0">
      <w:pPr>
        <w:pStyle w:val="a5"/>
        <w:numPr>
          <w:ilvl w:val="0"/>
          <w:numId w:val="33"/>
        </w:numPr>
        <w:rPr>
          <w:del w:id="1075" w:author="Matthew Yeansoo Jeong" w:date="2026-01-15T11:55:00Z" w16du:dateUtc="2026-01-15T02:55:00Z"/>
          <w:rFonts w:ascii="바탕체" w:eastAsia="바탕체" w:hAnsi="바탕체"/>
        </w:rPr>
      </w:pPr>
      <w:del w:id="1076" w:author="Matthew Yeansoo Jeong" w:date="2026-01-15T11:55:00Z" w16du:dateUtc="2026-01-15T02:55:00Z"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07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자금운용위원회의</w:delText>
        </w:r>
        <w:r w:rsidRPr="00CA70C1" w:rsidDel="00293494">
          <w:rPr>
            <w:rFonts w:ascii="맑은 고딕" w:eastAsia="맑은 고딕" w:hAnsi="맑은 고딕" w:cs="함초롬바탕"/>
            <w:spacing w:val="-10"/>
            <w:w w:val="95"/>
            <w:position w:val="1"/>
            <w:rPrChange w:id="1078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07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위원장</w:delText>
        </w:r>
        <w:r w:rsidRPr="00CA70C1" w:rsidDel="00293494">
          <w:rPr>
            <w:rFonts w:ascii="맑은 고딕" w:eastAsia="맑은 고딕" w:hAnsi="맑은 고딕"/>
            <w:spacing w:val="-10"/>
            <w:w w:val="95"/>
            <w:position w:val="1"/>
            <w:rPrChange w:id="1080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1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08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인을</w:delText>
        </w:r>
        <w:r w:rsidRPr="00CA70C1" w:rsidDel="00293494">
          <w:rPr>
            <w:rFonts w:ascii="맑은 고딕" w:eastAsia="맑은 고딕" w:hAnsi="맑은 고딕" w:cs="함초롬바탕"/>
            <w:spacing w:val="-10"/>
            <w:w w:val="95"/>
            <w:position w:val="1"/>
            <w:rPrChange w:id="108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포함한 </w:delText>
        </w:r>
        <w:r w:rsidRPr="00CA70C1" w:rsidDel="00293494">
          <w:rPr>
            <w:rFonts w:ascii="맑은 고딕" w:eastAsia="맑은 고딕" w:hAnsi="맑은 고딕"/>
            <w:spacing w:val="-10"/>
            <w:w w:val="95"/>
            <w:position w:val="1"/>
            <w:rPrChange w:id="1083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5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08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인</w:delText>
        </w:r>
        <w:r w:rsidRPr="00CA70C1" w:rsidDel="00293494">
          <w:rPr>
            <w:rFonts w:ascii="맑은 고딕" w:eastAsia="맑은 고딕" w:hAnsi="맑은 고딕" w:cs="함초롬바탕"/>
            <w:spacing w:val="-10"/>
            <w:w w:val="95"/>
            <w:position w:val="1"/>
            <w:rPrChange w:id="1085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이내로 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08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구성</w:delText>
        </w:r>
        <w:r w:rsidR="004358E0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>하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08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며</w:delText>
        </w:r>
        <w:r w:rsidRPr="00CA70C1" w:rsidDel="00293494">
          <w:rPr>
            <w:rFonts w:ascii="맑은 고딕" w:eastAsia="맑은 고딕" w:hAnsi="맑은 고딕"/>
            <w:spacing w:val="-10"/>
            <w:w w:val="95"/>
            <w:position w:val="1"/>
            <w:rPrChange w:id="1088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, 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08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자금운용위원회</w:delText>
        </w:r>
        <w:r w:rsidRPr="00CA70C1" w:rsidDel="00293494">
          <w:rPr>
            <w:rFonts w:ascii="맑은 고딕" w:eastAsia="맑은 고딕" w:hAnsi="맑은 고딕" w:cs="함초롬바탕"/>
            <w:spacing w:val="-10"/>
            <w:w w:val="95"/>
            <w:position w:val="1"/>
            <w:rPrChange w:id="109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09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위원은</w:delText>
        </w:r>
        <w:r w:rsidRPr="00CA70C1" w:rsidDel="00293494">
          <w:rPr>
            <w:rFonts w:ascii="맑은 고딕" w:eastAsia="맑은 고딕" w:hAnsi="맑은 고딕" w:cs="함초롬바탕"/>
            <w:spacing w:val="-10"/>
            <w:w w:val="95"/>
            <w:position w:val="1"/>
            <w:rPrChange w:id="109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="004358E0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>대표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09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이사</w:delText>
        </w:r>
        <w:r w:rsidRPr="00CA70C1" w:rsidDel="00293494">
          <w:rPr>
            <w:rFonts w:ascii="맑은 고딕" w:eastAsia="맑은 고딕" w:hAnsi="맑은 고딕"/>
            <w:spacing w:val="-10"/>
            <w:w w:val="95"/>
            <w:position w:val="1"/>
            <w:rPrChange w:id="1094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, 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09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자금관리부서장</w:delText>
        </w:r>
        <w:r w:rsidRPr="00CA70C1" w:rsidDel="00293494">
          <w:rPr>
            <w:rFonts w:ascii="맑은 고딕" w:eastAsia="맑은 고딕" w:hAnsi="맑은 고딕"/>
            <w:spacing w:val="-10"/>
            <w:w w:val="95"/>
            <w:position w:val="1"/>
            <w:rPrChange w:id="1096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, 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09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재무</w:delText>
        </w:r>
        <w:r w:rsidRPr="00CA70C1" w:rsidDel="00293494">
          <w:rPr>
            <w:rFonts w:ascii="맑은 고딕" w:eastAsia="맑은 고딕" w:hAnsi="맑은 고딕" w:cs="함초롬바탕"/>
            <w:spacing w:val="-10"/>
            <w:w w:val="95"/>
            <w:position w:val="1"/>
            <w:rPrChange w:id="1098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09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및</w:delText>
        </w:r>
        <w:r w:rsidRPr="00CA70C1" w:rsidDel="00293494">
          <w:rPr>
            <w:rFonts w:ascii="맑은 고딕" w:eastAsia="맑은 고딕" w:hAnsi="맑은 고딕" w:cs="함초롬바탕"/>
            <w:spacing w:val="-10"/>
            <w:w w:val="95"/>
            <w:position w:val="1"/>
            <w:rPrChange w:id="110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10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위험관리분야</w:delText>
        </w:r>
        <w:r w:rsidRPr="00CA70C1" w:rsidDel="00293494">
          <w:rPr>
            <w:rFonts w:ascii="맑은 고딕" w:eastAsia="맑은 고딕" w:hAnsi="맑은 고딕" w:cs="함초롬바탕"/>
            <w:spacing w:val="-10"/>
            <w:w w:val="95"/>
            <w:position w:val="1"/>
            <w:rPrChange w:id="110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10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외부전문가로</w:delText>
        </w:r>
        <w:r w:rsidRPr="00CA70C1" w:rsidDel="00293494">
          <w:rPr>
            <w:rFonts w:ascii="맑은 고딕" w:eastAsia="맑은 고딕" w:hAnsi="맑은 고딕" w:cs="함초롬바탕"/>
            <w:spacing w:val="-10"/>
            <w:w w:val="95"/>
            <w:position w:val="1"/>
            <w:rPrChange w:id="1104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10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하며</w:delText>
        </w:r>
        <w:r w:rsidRPr="00CA70C1" w:rsidDel="00293494">
          <w:rPr>
            <w:rFonts w:ascii="맑은 고딕" w:eastAsia="맑은 고딕" w:hAnsi="맑은 고딕"/>
            <w:spacing w:val="-10"/>
            <w:w w:val="95"/>
            <w:position w:val="1"/>
            <w:rPrChange w:id="1106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, 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10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위원장을</w:delText>
        </w:r>
        <w:r w:rsidRPr="00CA70C1" w:rsidDel="00293494">
          <w:rPr>
            <w:rFonts w:ascii="맑은 고딕" w:eastAsia="맑은 고딕" w:hAnsi="맑은 고딕" w:cs="함초롬바탕"/>
            <w:spacing w:val="-10"/>
            <w:w w:val="95"/>
            <w:position w:val="1"/>
            <w:rPrChange w:id="1108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10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소관이사로</w:delText>
        </w:r>
        <w:r w:rsidRPr="00CA70C1" w:rsidDel="00293494">
          <w:rPr>
            <w:rFonts w:ascii="맑은 고딕" w:eastAsia="맑은 고딕" w:hAnsi="맑은 고딕" w:cs="함초롬바탕"/>
            <w:spacing w:val="-10"/>
            <w:w w:val="95"/>
            <w:position w:val="1"/>
            <w:rPrChange w:id="111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9349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11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한다</w:delText>
        </w:r>
        <w:r w:rsidRPr="00CA70C1" w:rsidDel="00293494">
          <w:rPr>
            <w:rFonts w:ascii="맑은 고딕" w:eastAsia="맑은 고딕" w:hAnsi="맑은 고딕"/>
            <w:spacing w:val="-10"/>
            <w:w w:val="95"/>
            <w:position w:val="1"/>
            <w:rPrChange w:id="1112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.</w:delText>
        </w:r>
      </w:del>
    </w:p>
    <w:p w14:paraId="0ABBC643" w14:textId="77777777" w:rsidR="00CA70C1" w:rsidRPr="00CA70C1" w:rsidRDefault="00CA70C1" w:rsidP="00CA70C1">
      <w:pPr>
        <w:pStyle w:val="a5"/>
        <w:rPr>
          <w:rFonts w:ascii="맑은 고딕" w:eastAsia="맑은 고딕" w:hAnsi="맑은 고딕"/>
          <w:spacing w:val="-10"/>
          <w:w w:val="95"/>
          <w:position w:val="1"/>
          <w:rPrChange w:id="1113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60B1A7FE" w14:textId="3AEC7715" w:rsidR="00CA70C1" w:rsidRPr="00CA70C1" w:rsidRDefault="00CA70C1" w:rsidP="00CA70C1">
      <w:pPr>
        <w:pStyle w:val="a5"/>
        <w:rPr>
          <w:rFonts w:ascii="맑은 고딕" w:eastAsia="맑은 고딕" w:hAnsi="맑은 고딕"/>
          <w:b/>
          <w:bCs/>
          <w:rPrChange w:id="1114" w:author="Isaac Cheolsu Lee" w:date="2024-01-02T14:09:00Z">
            <w:rPr>
              <w:rFonts w:ascii="바탕체" w:eastAsia="바탕체" w:hAnsi="바탕체"/>
            </w:rPr>
          </w:rPrChange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11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="002C3D93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1116" w:author="Matthew Yeansoo Jeong" w:date="2026-01-15T13:56:00Z" w16du:dateUtc="2026-01-15T04:56:00Z"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1117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12</w:delText>
        </w:r>
        <w:r w:rsidR="002C3D93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 xml:space="preserve"> </w:delText>
        </w:r>
      </w:del>
      <w:ins w:id="1118" w:author="Matthew Yeansoo Jeong" w:date="2026-01-15T13:56:00Z" w16du:dateUtc="2026-01-15T04:56:00Z">
        <w:r w:rsidR="007544AE" w:rsidRPr="00CA70C1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1119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t>1</w:t>
        </w:r>
      </w:ins>
      <w:ins w:id="1120" w:author="Matthew Yeansoo Jeong" w:date="2026-01-15T14:51:00Z" w16du:dateUtc="2026-01-15T05:51:00Z">
        <w:r w:rsidR="0042157B"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2</w:t>
        </w:r>
      </w:ins>
      <w:ins w:id="1121" w:author="Matthew Yeansoo Jeong" w:date="2026-01-15T13:56:00Z" w16du:dateUtc="2026-01-15T04:56:00Z">
        <w:r w:rsidR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12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12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12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자금운용위원회의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12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12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기능</w:t>
      </w:r>
      <w:r w:rsidRPr="00CA70C1">
        <w:rPr>
          <w:rFonts w:ascii="맑은 고딕" w:eastAsia="맑은 고딕" w:hAnsi="맑은 고딕" w:hint="eastAsia"/>
          <w:b/>
          <w:bCs/>
          <w:spacing w:val="-10"/>
          <w:w w:val="95"/>
          <w:position w:val="1"/>
        </w:rPr>
        <w:t>]</w:t>
      </w:r>
    </w:p>
    <w:p w14:paraId="1A86A932" w14:textId="18974BD3" w:rsidR="00CA70C1" w:rsidRPr="00C43B13" w:rsidRDefault="002219F2" w:rsidP="00CA70C1">
      <w:pPr>
        <w:pStyle w:val="a5"/>
        <w:rPr>
          <w:rFonts w:ascii="맑은 고딕" w:eastAsia="맑은 고딕" w:hAnsi="맑은 고딕"/>
        </w:rPr>
      </w:pPr>
      <w:ins w:id="1127" w:author="Matthew Yeansoo Jeong" w:date="2026-01-15T14:58:00Z" w16du:dateUtc="2026-01-15T05:58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①  </w:t>
        </w:r>
      </w:ins>
      <w:del w:id="1128" w:author="Matthew Yeansoo Jeong" w:date="2026-01-15T13:56:00Z" w16du:dateUtc="2026-01-15T04:56:00Z">
        <w:r w:rsidR="00CA70C1" w:rsidRPr="00CA70C1" w:rsidDel="007544AE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12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①</w:delText>
        </w:r>
      </w:del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3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자금운용위원회는</w:t>
      </w:r>
      <w:r w:rsidR="00CA70C1"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3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3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다음</w:t>
      </w:r>
      <w:r w:rsidR="00CA70C1"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3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3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각</w:t>
      </w:r>
      <w:r w:rsidR="00CA70C1"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3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3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호의</w:t>
      </w:r>
      <w:r w:rsidR="00CA70C1"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3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3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사항을</w:t>
      </w:r>
      <w:r w:rsidR="00CA70C1"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3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="00CA70C1"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4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심의한다</w:t>
      </w:r>
      <w:r w:rsidR="00CA70C1" w:rsidRPr="00CA70C1">
        <w:rPr>
          <w:rFonts w:ascii="맑은 고딕" w:eastAsia="맑은 고딕" w:hAnsi="맑은 고딕"/>
          <w:spacing w:val="-10"/>
          <w:w w:val="95"/>
          <w:position w:val="1"/>
          <w:rPrChange w:id="1141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2D017835" w14:textId="0C03357A" w:rsidR="001A4039" w:rsidRPr="001A4039" w:rsidRDefault="00CA70C1">
      <w:pPr>
        <w:pStyle w:val="a5"/>
        <w:ind w:leftChars="100" w:left="200"/>
        <w:rPr>
          <w:rFonts w:ascii="맑은 고딕" w:eastAsia="맑은 고딕" w:hAnsi="맑은 고딕" w:cs="함초롬바탕"/>
          <w:spacing w:val="-10"/>
          <w:w w:val="95"/>
          <w:position w:val="1"/>
          <w:rPrChange w:id="1142" w:author="Matthew Yeansoo Jeong" w:date="2026-01-20T09:31:00Z" w16du:dateUtc="2026-01-20T00:31:00Z">
            <w:rPr>
              <w:rFonts w:ascii="바탕체" w:eastAsia="바탕체" w:hAnsi="바탕체"/>
            </w:rPr>
          </w:rPrChange>
        </w:rPr>
        <w:pPrChange w:id="1143" w:author="Matthew Yeansoo Jeong" w:date="2026-01-20T09:31:00Z" w16du:dateUtc="2026-01-20T00:31:00Z">
          <w:pPr>
            <w:pStyle w:val="a5"/>
          </w:pPr>
        </w:pPrChange>
      </w:pPr>
      <w:r w:rsidRPr="00CA70C1">
        <w:rPr>
          <w:rFonts w:ascii="맑은 고딕" w:eastAsia="맑은 고딕" w:hAnsi="맑은 고딕"/>
          <w:spacing w:val="-10"/>
          <w:w w:val="95"/>
          <w:position w:val="1"/>
          <w:rPrChange w:id="1144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1.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4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자금운용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4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43B13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기본방침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4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4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및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4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5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운용계획</w:t>
      </w:r>
    </w:p>
    <w:p w14:paraId="48EFE457" w14:textId="77777777" w:rsidR="00CA70C1" w:rsidRDefault="00CA70C1">
      <w:pPr>
        <w:pStyle w:val="a5"/>
        <w:ind w:leftChars="100" w:left="200"/>
        <w:rPr>
          <w:ins w:id="1151" w:author="Matthew Yeansoo Jeong" w:date="2026-01-15T13:06:00Z" w16du:dateUtc="2026-01-15T04:06:00Z"/>
          <w:rFonts w:ascii="맑은 고딕" w:eastAsia="맑은 고딕" w:hAnsi="맑은 고딕" w:cs="함초롬바탕"/>
          <w:spacing w:val="-10"/>
          <w:w w:val="95"/>
          <w:position w:val="1"/>
        </w:rPr>
        <w:pPrChange w:id="1152" w:author="Matthew Yeansoo Jeong" w:date="2026-01-15T13:40:00Z" w16du:dateUtc="2026-01-15T04:40:00Z">
          <w:pPr>
            <w:pStyle w:val="a5"/>
          </w:pPr>
        </w:pPrChange>
      </w:pPr>
      <w:r w:rsidRPr="00CA70C1">
        <w:rPr>
          <w:rFonts w:ascii="맑은 고딕" w:eastAsia="맑은 고딕" w:hAnsi="맑은 고딕"/>
          <w:spacing w:val="-10"/>
          <w:w w:val="95"/>
          <w:position w:val="1"/>
          <w:rPrChange w:id="1153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2.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5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투자방향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5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5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및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5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5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이에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5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6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따른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6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6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적정성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6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6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등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6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6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전략에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6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6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관한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6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7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사항</w:t>
      </w:r>
    </w:p>
    <w:p w14:paraId="6BACF32C" w14:textId="1F08475C" w:rsidR="00C43B13" w:rsidRPr="00C43B13" w:rsidRDefault="00C43B13">
      <w:pPr>
        <w:pStyle w:val="a5"/>
        <w:ind w:leftChars="100" w:left="200"/>
        <w:rPr>
          <w:rFonts w:ascii="맑은 고딕" w:eastAsia="맑은 고딕" w:hAnsi="맑은 고딕"/>
        </w:rPr>
        <w:pPrChange w:id="1171" w:author="Matthew Yeansoo Jeong" w:date="2026-01-15T13:40:00Z" w16du:dateUtc="2026-01-15T04:40:00Z">
          <w:pPr>
            <w:pStyle w:val="a5"/>
          </w:pPr>
        </w:pPrChange>
      </w:pPr>
      <w:ins w:id="1172" w:author="Matthew Yeansoo Jeong" w:date="2026-01-15T13:06:00Z" w16du:dateUtc="2026-01-15T04:06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3. 자금운용 실적에 대한 회고 및 </w:t>
        </w:r>
      </w:ins>
      <w:ins w:id="1173" w:author="Matthew Yeansoo Jeong" w:date="2026-01-15T13:07:00Z" w16du:dateUtc="2026-01-15T04:07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전략 재설정</w:t>
        </w:r>
      </w:ins>
    </w:p>
    <w:p w14:paraId="3617C382" w14:textId="66E2788F" w:rsidR="00CA70C1" w:rsidRPr="00CA70C1" w:rsidRDefault="00CA70C1">
      <w:pPr>
        <w:pStyle w:val="a5"/>
        <w:ind w:leftChars="100" w:left="200"/>
        <w:rPr>
          <w:rFonts w:ascii="맑은 고딕" w:eastAsia="맑은 고딕" w:hAnsi="맑은 고딕"/>
          <w:rPrChange w:id="1174" w:author="Isaac Cheolsu Lee" w:date="2024-01-02T14:09:00Z">
            <w:rPr>
              <w:rFonts w:ascii="바탕체" w:eastAsia="바탕체" w:hAnsi="바탕체"/>
            </w:rPr>
          </w:rPrChange>
        </w:rPr>
        <w:pPrChange w:id="1175" w:author="Matthew Yeansoo Jeong" w:date="2026-01-15T13:40:00Z" w16du:dateUtc="2026-01-15T04:40:00Z">
          <w:pPr>
            <w:pStyle w:val="a5"/>
          </w:pPr>
        </w:pPrChange>
      </w:pPr>
      <w:del w:id="1176" w:author="Matthew Yeansoo Jeong" w:date="2026-01-15T13:07:00Z" w16du:dateUtc="2026-01-15T04:07:00Z">
        <w:r w:rsidRPr="00CA70C1" w:rsidDel="00C43B13">
          <w:rPr>
            <w:rFonts w:ascii="맑은 고딕" w:eastAsia="맑은 고딕" w:hAnsi="맑은 고딕"/>
            <w:spacing w:val="-10"/>
            <w:w w:val="95"/>
            <w:position w:val="1"/>
            <w:rPrChange w:id="1177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3</w:delText>
        </w:r>
      </w:del>
      <w:ins w:id="1178" w:author="Matthew Yeansoo Jeong" w:date="2026-01-15T13:07:00Z" w16du:dateUtc="2026-01-15T04:07:00Z">
        <w:r w:rsidR="00C43B13">
          <w:rPr>
            <w:rFonts w:ascii="맑은 고딕" w:eastAsia="맑은 고딕" w:hAnsi="맑은 고딕" w:hint="eastAsia"/>
            <w:spacing w:val="-10"/>
            <w:w w:val="95"/>
            <w:position w:val="1"/>
          </w:rPr>
          <w:t>4</w:t>
        </w:r>
      </w:ins>
      <w:r w:rsidRPr="00CA70C1">
        <w:rPr>
          <w:rFonts w:ascii="맑은 고딕" w:eastAsia="맑은 고딕" w:hAnsi="맑은 고딕"/>
          <w:spacing w:val="-10"/>
          <w:w w:val="95"/>
          <w:position w:val="1"/>
          <w:rPrChange w:id="1179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.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8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기타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8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8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자금운용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8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8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및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8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8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위험관리에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8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8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관하여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8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9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위원장이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9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9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필요하다고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9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9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인정하는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19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19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사항</w:t>
      </w:r>
      <w:r w:rsidRPr="00C43B13">
        <w:rPr>
          <w:rFonts w:ascii="맑은 고딕" w:eastAsia="맑은 고딕" w:hAnsi="맑은 고딕"/>
          <w:spacing w:val="-10"/>
          <w:w w:val="95"/>
          <w:position w:val="1"/>
        </w:rPr>
        <w:t>.</w:t>
      </w:r>
    </w:p>
    <w:p w14:paraId="48B42D44" w14:textId="77777777" w:rsidR="00CA70C1" w:rsidRPr="00CA70C1" w:rsidRDefault="00CA70C1" w:rsidP="00CA70C1">
      <w:pPr>
        <w:pStyle w:val="a5"/>
        <w:rPr>
          <w:rFonts w:ascii="맑은 고딕" w:eastAsia="맑은 고딕" w:hAnsi="맑은 고딕"/>
          <w:spacing w:val="-10"/>
          <w:w w:val="95"/>
          <w:position w:val="1"/>
          <w:rPrChange w:id="1197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433957C7" w14:textId="13AF76FC" w:rsidR="00CA70C1" w:rsidRPr="00CA70C1" w:rsidRDefault="00CA70C1" w:rsidP="00CA70C1">
      <w:pPr>
        <w:pStyle w:val="a5"/>
        <w:rPr>
          <w:rFonts w:ascii="맑은 고딕" w:eastAsia="맑은 고딕" w:hAnsi="맑은 고딕"/>
          <w:b/>
          <w:bCs/>
          <w:rPrChange w:id="1198" w:author="Isaac Cheolsu Lee" w:date="2024-01-02T14:09:00Z">
            <w:rPr>
              <w:rFonts w:ascii="바탕체" w:eastAsia="바탕체" w:hAnsi="바탕체"/>
            </w:rPr>
          </w:rPrChange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19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="002C3D93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1200" w:author="Matthew Yeansoo Jeong" w:date="2026-01-15T13:56:00Z" w16du:dateUtc="2026-01-15T04:56:00Z"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1201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13</w:delText>
        </w:r>
        <w:r w:rsidR="002C3D93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 xml:space="preserve"> </w:delText>
        </w:r>
      </w:del>
      <w:ins w:id="1202" w:author="Matthew Yeansoo Jeong" w:date="2026-01-15T13:56:00Z" w16du:dateUtc="2026-01-15T04:56:00Z">
        <w:r w:rsidR="007544AE" w:rsidRPr="00CA70C1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1203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t>1</w:t>
        </w:r>
      </w:ins>
      <w:ins w:id="1204" w:author="Matthew Yeansoo Jeong" w:date="2026-01-15T14:51:00Z" w16du:dateUtc="2026-01-15T05:51:00Z">
        <w:r w:rsidR="0042157B"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3</w:t>
        </w:r>
      </w:ins>
      <w:ins w:id="1205" w:author="Matthew Yeansoo Jeong" w:date="2026-01-15T13:56:00Z" w16du:dateUtc="2026-01-15T04:56:00Z">
        <w:r w:rsidR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20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20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20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위원장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20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21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등의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21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21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직무</w:t>
      </w:r>
      <w:r w:rsidRPr="00CA70C1">
        <w:rPr>
          <w:rFonts w:ascii="맑은 고딕" w:eastAsia="맑은 고딕" w:hAnsi="맑은 고딕"/>
          <w:b/>
          <w:bCs/>
          <w:spacing w:val="-10"/>
          <w:w w:val="95"/>
          <w:position w:val="1"/>
        </w:rPr>
        <w:t>]</w:t>
      </w:r>
    </w:p>
    <w:p w14:paraId="09E9517A" w14:textId="4E98C4AF" w:rsidR="00CA70C1" w:rsidRPr="00CA70C1" w:rsidRDefault="00CA70C1">
      <w:pPr>
        <w:pStyle w:val="a5"/>
        <w:numPr>
          <w:ilvl w:val="0"/>
          <w:numId w:val="36"/>
        </w:numPr>
        <w:rPr>
          <w:rFonts w:ascii="맑은 고딕" w:eastAsia="맑은 고딕" w:hAnsi="맑은 고딕"/>
          <w:rPrChange w:id="1213" w:author="Isaac Cheolsu Lee" w:date="2024-01-02T14:09:00Z">
            <w:rPr>
              <w:rFonts w:ascii="바탕체" w:eastAsia="바탕체" w:hAnsi="바탕체"/>
            </w:rPr>
          </w:rPrChange>
        </w:rPr>
        <w:pPrChange w:id="1214" w:author="Matthew Yeansoo Jeong" w:date="2026-01-15T13:40:00Z" w16du:dateUtc="2026-01-15T04:40:00Z">
          <w:pPr>
            <w:pStyle w:val="a5"/>
          </w:pPr>
        </w:pPrChange>
      </w:pPr>
      <w:del w:id="1215" w:author="Matthew Yeansoo Jeong" w:date="2026-01-15T13:07:00Z" w16du:dateUtc="2026-01-15T04:07:00Z">
        <w:r w:rsidRPr="00CA70C1" w:rsidDel="00C43B1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21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①</w:delText>
        </w:r>
      </w:del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1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위원회의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1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1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위원장은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2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2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위원회를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22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2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대표하며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1224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,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2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그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2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2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회무를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2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2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관장한다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1230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56E7632D" w14:textId="12D490B6" w:rsidR="00CA70C1" w:rsidRPr="00CA70C1" w:rsidRDefault="00CA70C1">
      <w:pPr>
        <w:pStyle w:val="a5"/>
        <w:numPr>
          <w:ilvl w:val="0"/>
          <w:numId w:val="36"/>
        </w:numPr>
        <w:rPr>
          <w:rFonts w:ascii="맑은 고딕" w:eastAsia="맑은 고딕" w:hAnsi="맑은 고딕"/>
          <w:rPrChange w:id="1231" w:author="Isaac Cheolsu Lee" w:date="2024-01-02T14:09:00Z">
            <w:rPr>
              <w:rFonts w:ascii="바탕체" w:eastAsia="바탕체" w:hAnsi="바탕체"/>
            </w:rPr>
          </w:rPrChange>
        </w:rPr>
        <w:pPrChange w:id="1232" w:author="Matthew Yeansoo Jeong" w:date="2026-01-15T13:40:00Z" w16du:dateUtc="2026-01-15T04:40:00Z">
          <w:pPr>
            <w:pStyle w:val="a5"/>
          </w:pPr>
        </w:pPrChange>
      </w:pPr>
      <w:del w:id="1233" w:author="Matthew Yeansoo Jeong" w:date="2026-01-15T13:07:00Z" w16du:dateUtc="2026-01-15T04:07:00Z">
        <w:r w:rsidRPr="00CA70C1" w:rsidDel="00C43B1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23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②</w:delText>
        </w:r>
      </w:del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3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위원장이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3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3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부득이한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3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3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사유로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4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4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직무를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42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4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수행할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44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4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4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4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없을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4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4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때에는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5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del w:id="1251" w:author="Matthew Yeansoo Jeong" w:date="2026-01-15T13:07:00Z" w16du:dateUtc="2026-01-15T04:07:00Z">
        <w:r w:rsidRPr="00CA70C1" w:rsidDel="00C43B1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25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소관부서</w:delText>
        </w:r>
      </w:del>
      <w:ins w:id="1253" w:author="Matthew Yeansoo Jeong" w:date="2026-01-15T13:07:00Z" w16du:dateUtc="2026-01-15T04:07:00Z">
        <w:r w:rsidR="00C43B13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공통위원 중 1인</w:t>
        </w:r>
      </w:ins>
      <w:del w:id="1254" w:author="Matthew Yeansoo Jeong" w:date="2026-01-15T13:07:00Z" w16du:dateUtc="2026-01-15T04:07:00Z">
        <w:r w:rsidRPr="00CA70C1" w:rsidDel="00C43B1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25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장</w:delText>
        </w:r>
      </w:del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5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5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5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그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5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6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직무를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6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6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대행</w:t>
      </w:r>
      <w:ins w:id="1263" w:author="Matthew Yeansoo Jeong" w:date="2026-01-15T13:07:00Z" w16du:dateUtc="2026-01-15T04:07:00Z">
        <w:r w:rsidR="00C43B13">
          <w:rPr>
            <w:rFonts w:ascii="맑은 고딕" w:eastAsia="맑은 고딕" w:hAnsi="맑은 고딕" w:hint="eastAsia"/>
            <w:spacing w:val="-10"/>
            <w:w w:val="95"/>
            <w:position w:val="1"/>
          </w:rPr>
          <w:t>하며, 그</w:t>
        </w:r>
      </w:ins>
      <w:ins w:id="1264" w:author="Matthew Yeansoo Jeong" w:date="2026-01-15T13:08:00Z" w16du:dateUtc="2026-01-15T04:08:00Z">
        <w:r w:rsidR="00C43B13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 순위는</w:t>
        </w:r>
      </w:ins>
      <w:ins w:id="1265" w:author="Matthew Yeansoo Jeong" w:date="2026-01-15T13:23:00Z" w16du:dateUtc="2026-01-15T04:23:00Z">
        <w:r w:rsidR="000E7365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 공통위원의 직급순에 따라 </w:t>
        </w:r>
      </w:ins>
      <w:ins w:id="1266" w:author="Matthew Yeansoo Jeong" w:date="2026-01-15T13:24:00Z" w16du:dateUtc="2026-01-15T04:24:00Z">
        <w:r w:rsidR="000E7365">
          <w:rPr>
            <w:rFonts w:ascii="맑은 고딕" w:eastAsia="맑은 고딕" w:hAnsi="맑은 고딕" w:hint="eastAsia"/>
            <w:spacing w:val="-10"/>
            <w:w w:val="95"/>
            <w:position w:val="1"/>
          </w:rPr>
          <w:t>대</w:t>
        </w:r>
      </w:ins>
      <w:ins w:id="1267" w:author="Matthew Yeansoo Jeong" w:date="2026-01-15T13:40:00Z" w16du:dateUtc="2026-01-15T04:40:00Z">
        <w:r w:rsidR="009F6A00">
          <w:rPr>
            <w:rFonts w:ascii="맑은 고딕" w:eastAsia="맑은 고딕" w:hAnsi="맑은 고딕" w:hint="eastAsia"/>
            <w:spacing w:val="-10"/>
            <w:w w:val="95"/>
            <w:position w:val="1"/>
          </w:rPr>
          <w:t>행</w:t>
        </w:r>
      </w:ins>
      <w:ins w:id="1268" w:author="Matthew Yeansoo Jeong" w:date="2026-01-15T13:24:00Z" w16du:dateUtc="2026-01-15T04:24:00Z">
        <w:r w:rsidR="000E7365">
          <w:rPr>
            <w:rFonts w:ascii="맑은 고딕" w:eastAsia="맑은 고딕" w:hAnsi="맑은 고딕" w:hint="eastAsia"/>
            <w:spacing w:val="-10"/>
            <w:w w:val="95"/>
            <w:position w:val="1"/>
          </w:rPr>
          <w:t>한다.</w:t>
        </w:r>
      </w:ins>
      <w:del w:id="1269" w:author="Matthew Yeansoo Jeong" w:date="2026-01-15T13:07:00Z" w16du:dateUtc="2026-01-15T04:07:00Z">
        <w:r w:rsidRPr="00CA70C1" w:rsidDel="00C43B1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27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한다</w:delText>
        </w:r>
        <w:r w:rsidRPr="00CA70C1" w:rsidDel="00C43B13">
          <w:rPr>
            <w:rFonts w:ascii="맑은 고딕" w:eastAsia="맑은 고딕" w:hAnsi="맑은 고딕"/>
            <w:spacing w:val="-10"/>
            <w:w w:val="95"/>
            <w:position w:val="1"/>
            <w:rPrChange w:id="1271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.</w:delText>
        </w:r>
      </w:del>
    </w:p>
    <w:p w14:paraId="05D4957C" w14:textId="77777777" w:rsidR="00CA70C1" w:rsidRPr="00CA70C1" w:rsidRDefault="00CA70C1" w:rsidP="00CA70C1">
      <w:pPr>
        <w:pStyle w:val="a5"/>
        <w:rPr>
          <w:rFonts w:ascii="맑은 고딕" w:eastAsia="맑은 고딕" w:hAnsi="맑은 고딕"/>
          <w:spacing w:val="-10"/>
          <w:w w:val="95"/>
          <w:position w:val="1"/>
          <w:rPrChange w:id="1272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19F80A23" w14:textId="1F57753F" w:rsidR="00CA70C1" w:rsidRPr="00CA70C1" w:rsidRDefault="00CA70C1" w:rsidP="00CA70C1">
      <w:pPr>
        <w:pStyle w:val="a5"/>
        <w:rPr>
          <w:rFonts w:ascii="맑은 고딕" w:eastAsia="맑은 고딕" w:hAnsi="맑은 고딕"/>
          <w:b/>
          <w:bCs/>
          <w:spacing w:val="-10"/>
          <w:w w:val="95"/>
          <w:position w:val="1"/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27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1274" w:author="Matthew Yeansoo Jeong" w:date="2026-01-15T13:56:00Z" w16du:dateUtc="2026-01-15T04:56:00Z"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1275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14</w:delText>
        </w:r>
        <w:r w:rsidRPr="00CA70C1" w:rsidDel="007544AE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 xml:space="preserve"> </w:delText>
        </w:r>
      </w:del>
      <w:ins w:id="1276" w:author="Matthew Yeansoo Jeong" w:date="2026-01-15T13:56:00Z" w16du:dateUtc="2026-01-15T04:56:00Z">
        <w:r w:rsidR="007544AE" w:rsidRPr="00CA70C1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1277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t>1</w:t>
        </w:r>
      </w:ins>
      <w:ins w:id="1278" w:author="Matthew Yeansoo Jeong" w:date="2026-01-15T14:51:00Z" w16du:dateUtc="2026-01-15T05:51:00Z">
        <w:r w:rsidR="0042157B"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4</w:t>
        </w:r>
      </w:ins>
      <w:ins w:id="1279" w:author="Matthew Yeansoo Jeong" w:date="2026-01-15T13:56:00Z" w16du:dateUtc="2026-01-15T04:56:00Z">
        <w:r w:rsidR="007544AE" w:rsidRPr="00CA70C1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28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28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28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위원의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28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28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임기</w:t>
      </w:r>
      <w:r w:rsidRPr="00CA70C1">
        <w:rPr>
          <w:rFonts w:ascii="맑은 고딕" w:eastAsia="맑은 고딕" w:hAnsi="맑은 고딕"/>
          <w:b/>
          <w:bCs/>
          <w:spacing w:val="-10"/>
          <w:w w:val="95"/>
          <w:position w:val="1"/>
        </w:rPr>
        <w:t>]</w:t>
      </w:r>
    </w:p>
    <w:p w14:paraId="47776B3F" w14:textId="4883EDC4" w:rsidR="00CA70C1" w:rsidRPr="00CA70C1" w:rsidRDefault="00CA70C1" w:rsidP="00CA70C1">
      <w:pPr>
        <w:pStyle w:val="a5"/>
        <w:rPr>
          <w:rFonts w:ascii="맑은 고딕" w:eastAsia="맑은 고딕" w:hAnsi="맑은 고딕"/>
          <w:rPrChange w:id="1285" w:author="Isaac Cheolsu Lee" w:date="2024-01-02T14:09:00Z">
            <w:rPr>
              <w:rFonts w:ascii="바탕체" w:eastAsia="바탕체" w:hAnsi="바탕체"/>
            </w:rPr>
          </w:rPrChange>
        </w:rPr>
      </w:pP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8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위촉된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8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외부 위원의 임기는 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1288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2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8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년으로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90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9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하되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1292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,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9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연임할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94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9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29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29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있다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1298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4B5A2860" w14:textId="77777777" w:rsidR="00CA70C1" w:rsidRPr="00CA70C1" w:rsidRDefault="00CA70C1" w:rsidP="00CA70C1">
      <w:pPr>
        <w:pStyle w:val="a5"/>
        <w:rPr>
          <w:rFonts w:ascii="맑은 고딕" w:eastAsia="맑은 고딕" w:hAnsi="맑은 고딕"/>
          <w:spacing w:val="-10"/>
          <w:w w:val="95"/>
          <w:position w:val="1"/>
          <w:rPrChange w:id="1299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5CCBD892" w14:textId="2E4D1B52" w:rsidR="00CA70C1" w:rsidRPr="00CA70C1" w:rsidRDefault="00CA70C1" w:rsidP="00CA70C1">
      <w:pPr>
        <w:pStyle w:val="a5"/>
        <w:rPr>
          <w:rFonts w:ascii="맑은 고딕" w:eastAsia="맑은 고딕" w:hAnsi="맑은 고딕"/>
          <w:b/>
          <w:bCs/>
          <w:rPrChange w:id="1300" w:author="Isaac Cheolsu Lee" w:date="2024-01-02T14:09:00Z">
            <w:rPr>
              <w:rFonts w:ascii="바탕체" w:eastAsia="바탕체" w:hAnsi="바탕체"/>
            </w:rPr>
          </w:rPrChange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301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 w:rsidR="002C3D93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1302" w:author="Matthew Yeansoo Jeong" w:date="2026-01-15T13:56:00Z" w16du:dateUtc="2026-01-15T04:56:00Z">
        <w:r w:rsidRPr="00CA70C1" w:rsidDel="00AB1DBA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1303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15</w:delText>
        </w:r>
        <w:r w:rsidR="002C3D93" w:rsidDel="00AB1DBA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 xml:space="preserve"> </w:delText>
        </w:r>
      </w:del>
      <w:ins w:id="1304" w:author="Matthew Yeansoo Jeong" w:date="2026-01-15T13:56:00Z" w16du:dateUtc="2026-01-15T04:56:00Z">
        <w:r w:rsidR="00AB1DBA" w:rsidRPr="00CA70C1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1305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t>1</w:t>
        </w:r>
      </w:ins>
      <w:ins w:id="1306" w:author="Matthew Yeansoo Jeong" w:date="2026-01-15T14:51:00Z" w16du:dateUtc="2026-01-15T05:51:00Z">
        <w:r w:rsidR="0042157B"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5</w:t>
        </w:r>
      </w:ins>
      <w:ins w:id="1307" w:author="Matthew Yeansoo Jeong" w:date="2026-01-15T13:56:00Z" w16du:dateUtc="2026-01-15T04:56:00Z">
        <w:r w:rsidR="00AB1DBA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30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30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/>
          <w:b/>
          <w:bCs/>
          <w:spacing w:val="-10"/>
          <w:w w:val="95"/>
          <w:position w:val="1"/>
        </w:rPr>
        <w:t>[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31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위원회의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31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31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회의</w:t>
      </w:r>
      <w:r w:rsidRPr="00CA70C1">
        <w:rPr>
          <w:rFonts w:ascii="맑은 고딕" w:eastAsia="맑은 고딕" w:hAnsi="맑은 고딕"/>
          <w:b/>
          <w:bCs/>
          <w:spacing w:val="-10"/>
          <w:w w:val="95"/>
          <w:position w:val="1"/>
        </w:rPr>
        <w:t>]</w:t>
      </w:r>
    </w:p>
    <w:p w14:paraId="63E82F71" w14:textId="015C2A31" w:rsidR="00AB1DBA" w:rsidRPr="00413714" w:rsidRDefault="00CA70C1" w:rsidP="000E7365">
      <w:pPr>
        <w:pStyle w:val="a5"/>
        <w:numPr>
          <w:ilvl w:val="0"/>
          <w:numId w:val="34"/>
        </w:numPr>
        <w:rPr>
          <w:ins w:id="1313" w:author="Matthew Yeansoo Jeong" w:date="2026-01-15T14:23:00Z" w16du:dateUtc="2026-01-15T05:23:00Z"/>
          <w:rFonts w:ascii="맑은 고딕" w:eastAsia="맑은 고딕" w:hAnsi="맑은 고딕"/>
          <w:rPrChange w:id="1314" w:author="Matthew Yeansoo Jeong" w:date="2026-01-15T14:23:00Z" w16du:dateUtc="2026-01-15T05:23:00Z">
            <w:rPr>
              <w:ins w:id="1315" w:author="Matthew Yeansoo Jeong" w:date="2026-01-15T14:23:00Z" w16du:dateUtc="2026-01-15T05:23:00Z"/>
              <w:rFonts w:ascii="맑은 고딕" w:eastAsia="맑은 고딕" w:hAnsi="맑은 고딕"/>
              <w:spacing w:val="-10"/>
              <w:w w:val="95"/>
              <w:position w:val="1"/>
            </w:rPr>
          </w:rPrChange>
        </w:rPr>
      </w:pPr>
      <w:del w:id="1316" w:author="Matthew Yeansoo Jeong" w:date="2026-01-15T13:25:00Z" w16du:dateUtc="2026-01-15T04:25:00Z">
        <w:r w:rsidRPr="00CA70C1" w:rsidDel="000E7365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31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①</w:delText>
        </w:r>
      </w:del>
      <w:del w:id="1318" w:author="Matthew Yeansoo Jeong" w:date="2026-01-15T14:47:00Z" w16du:dateUtc="2026-01-15T05:47:00Z">
        <w:r w:rsidRPr="00CA70C1" w:rsidDel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31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위원장은</w:delText>
        </w:r>
        <w:r w:rsidRPr="00CA70C1" w:rsidDel="002C78EA">
          <w:rPr>
            <w:rFonts w:ascii="맑은 고딕" w:eastAsia="맑은 고딕" w:hAnsi="맑은 고딕" w:cs="함초롬바탕"/>
            <w:spacing w:val="-10"/>
            <w:w w:val="95"/>
            <w:position w:val="1"/>
            <w:rPrChange w:id="132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32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위원회의</w:delText>
        </w:r>
        <w:r w:rsidRPr="00CA70C1" w:rsidDel="002C78EA">
          <w:rPr>
            <w:rFonts w:ascii="맑은 고딕" w:eastAsia="맑은 고딕" w:hAnsi="맑은 고딕" w:cs="함초롬바탕"/>
            <w:spacing w:val="-10"/>
            <w:w w:val="95"/>
            <w:position w:val="1"/>
            <w:rPrChange w:id="132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32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회의를</w:delText>
        </w:r>
        <w:r w:rsidRPr="00CA70C1" w:rsidDel="002C78EA">
          <w:rPr>
            <w:rFonts w:ascii="맑은 고딕" w:eastAsia="맑은 고딕" w:hAnsi="맑은 고딕" w:cs="함초롬바탕"/>
            <w:spacing w:val="-10"/>
            <w:w w:val="95"/>
            <w:position w:val="1"/>
            <w:rPrChange w:id="1324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32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소집하고</w:delText>
        </w:r>
        <w:r w:rsidRPr="00CA70C1" w:rsidDel="002C78EA">
          <w:rPr>
            <w:rFonts w:ascii="맑은 고딕" w:eastAsia="맑은 고딕" w:hAnsi="맑은 고딕" w:cs="함초롬바탕"/>
            <w:spacing w:val="-10"/>
            <w:w w:val="95"/>
            <w:position w:val="1"/>
            <w:rPrChange w:id="1326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32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그</w:delText>
        </w:r>
        <w:r w:rsidRPr="00CA70C1" w:rsidDel="002C78EA">
          <w:rPr>
            <w:rFonts w:ascii="맑은 고딕" w:eastAsia="맑은 고딕" w:hAnsi="맑은 고딕" w:cs="함초롬바탕"/>
            <w:spacing w:val="-10"/>
            <w:w w:val="95"/>
            <w:position w:val="1"/>
            <w:rPrChange w:id="1328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32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의장이</w:delText>
        </w:r>
        <w:r w:rsidRPr="00CA70C1" w:rsidDel="002C78EA">
          <w:rPr>
            <w:rFonts w:ascii="맑은 고딕" w:eastAsia="맑은 고딕" w:hAnsi="맑은 고딕" w:cs="함초롬바탕"/>
            <w:spacing w:val="-10"/>
            <w:w w:val="95"/>
            <w:position w:val="1"/>
            <w:rPrChange w:id="133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33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된다</w:delText>
        </w:r>
        <w:r w:rsidRPr="00CA70C1" w:rsidDel="002C78EA">
          <w:rPr>
            <w:rFonts w:ascii="맑은 고딕" w:eastAsia="맑은 고딕" w:hAnsi="맑은 고딕"/>
            <w:spacing w:val="-10"/>
            <w:w w:val="95"/>
            <w:position w:val="1"/>
            <w:rPrChange w:id="1332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.</w:delText>
        </w:r>
      </w:del>
      <w:ins w:id="1333" w:author="Matthew Yeansoo Jeong" w:date="2026-01-15T14:00:00Z" w16du:dateUtc="2026-01-15T05:00:00Z">
        <w:r w:rsidR="00AB1DBA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위원회의 회의는 </w:t>
        </w:r>
      </w:ins>
      <w:ins w:id="1334" w:author="Matthew Yeansoo Jeong" w:date="2026-01-15T14:03:00Z" w16du:dateUtc="2026-01-15T05:03:00Z">
        <w:r w:rsidR="00AB1DBA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정책회의와 운영회의로 구분하여 진행하며, 정책회의와 운영회의의 </w:t>
        </w:r>
      </w:ins>
      <w:ins w:id="1335" w:author="Matthew Yeansoo Jeong" w:date="2026-01-15T14:23:00Z" w16du:dateUtc="2026-01-15T05:23:00Z">
        <w:r w:rsidR="00413714">
          <w:rPr>
            <w:rFonts w:ascii="맑은 고딕" w:eastAsia="맑은 고딕" w:hAnsi="맑은 고딕" w:hint="eastAsia"/>
            <w:spacing w:val="-10"/>
            <w:w w:val="95"/>
            <w:position w:val="1"/>
          </w:rPr>
          <w:t>구성원은 각각 아래</w:t>
        </w:r>
      </w:ins>
      <w:ins w:id="1336" w:author="Matthew Yeansoo Jeong" w:date="2026-01-15T14:58:00Z" w16du:dateUtc="2026-01-15T05:58:00Z">
        <w:r w:rsidR="002219F2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 호와 목</w:t>
        </w:r>
      </w:ins>
      <w:ins w:id="1337" w:author="Matthew Yeansoo Jeong" w:date="2026-01-15T14:23:00Z" w16du:dateUtc="2026-01-15T05:23:00Z">
        <w:r w:rsidR="00413714">
          <w:rPr>
            <w:rFonts w:ascii="맑은 고딕" w:eastAsia="맑은 고딕" w:hAnsi="맑은 고딕" w:hint="eastAsia"/>
            <w:spacing w:val="-10"/>
            <w:w w:val="95"/>
            <w:position w:val="1"/>
          </w:rPr>
          <w:t>에 따른다.</w:t>
        </w:r>
      </w:ins>
    </w:p>
    <w:p w14:paraId="7AC0C8AC" w14:textId="08828076" w:rsidR="00413714" w:rsidRPr="00413714" w:rsidRDefault="00413714">
      <w:pPr>
        <w:pStyle w:val="a5"/>
        <w:numPr>
          <w:ilvl w:val="0"/>
          <w:numId w:val="39"/>
        </w:numPr>
        <w:rPr>
          <w:ins w:id="1338" w:author="Matthew Yeansoo Jeong" w:date="2026-01-15T14:25:00Z" w16du:dateUtc="2026-01-15T05:25:00Z"/>
          <w:rFonts w:ascii="맑은 고딕" w:eastAsia="맑은 고딕" w:hAnsi="맑은 고딕"/>
          <w:rPrChange w:id="1339" w:author="Matthew Yeansoo Jeong" w:date="2026-01-15T14:25:00Z" w16du:dateUtc="2026-01-15T05:25:00Z">
            <w:rPr>
              <w:ins w:id="1340" w:author="Matthew Yeansoo Jeong" w:date="2026-01-15T14:25:00Z" w16du:dateUtc="2026-01-15T05:25:00Z"/>
              <w:rFonts w:ascii="맑은 고딕" w:eastAsia="맑은 고딕" w:hAnsi="맑은 고딕"/>
              <w:spacing w:val="-10"/>
              <w:w w:val="95"/>
              <w:position w:val="1"/>
            </w:rPr>
          </w:rPrChange>
        </w:rPr>
        <w:pPrChange w:id="1341" w:author="Matthew Yeansoo Jeong" w:date="2026-01-15T14:25:00Z" w16du:dateUtc="2026-01-15T05:25:00Z">
          <w:pPr>
            <w:pStyle w:val="a5"/>
            <w:numPr>
              <w:numId w:val="38"/>
            </w:numPr>
            <w:ind w:left="927" w:hanging="360"/>
          </w:pPr>
        </w:pPrChange>
      </w:pPr>
      <w:ins w:id="1342" w:author="Matthew Yeansoo Jeong" w:date="2026-01-15T14:23:00Z" w16du:dateUtc="2026-01-15T05:23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정책회의</w:t>
        </w:r>
      </w:ins>
      <w:ins w:id="1343" w:author="Matthew Yeansoo Jeong" w:date="2026-01-15T14:27:00Z" w16du:dateUtc="2026-01-15T05:27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:</w:t>
        </w:r>
      </w:ins>
      <w:ins w:id="1344" w:author="Matthew Yeansoo Jeong" w:date="2026-01-15T14:23:00Z" w16du:dateUtc="2026-01-15T05:23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 </w:t>
        </w:r>
      </w:ins>
      <w:ins w:id="1345" w:author="Matthew Yeansoo Jeong" w:date="2026-01-15T14:25:00Z" w16du:dateUtc="2026-01-15T05:25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기업군 전체의 자금운용 정책 </w:t>
        </w:r>
      </w:ins>
      <w:ins w:id="1346" w:author="Matthew Yeansoo Jeong" w:date="2026-01-20T09:31:00Z" w16du:dateUtc="2026-01-20T00:31:00Z">
        <w:r w:rsidR="00D04903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제∙개정 </w:t>
        </w:r>
      </w:ins>
      <w:ins w:id="1347" w:author="Matthew Yeansoo Jeong" w:date="2026-01-15T14:25:00Z" w16du:dateUtc="2026-01-15T05:25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심의의결</w:t>
        </w:r>
      </w:ins>
      <w:ins w:id="1348" w:author="Matthew Yeansoo Jeong" w:date="2026-01-15T14:26:00Z" w16du:dateUtc="2026-01-15T05:26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 및 과거운</w:t>
        </w:r>
      </w:ins>
      <w:ins w:id="1349" w:author="Matthew Yeansoo Jeong" w:date="2026-01-15T14:52:00Z" w16du:dateUtc="2026-01-15T05:52:00Z">
        <w:r w:rsidR="002219F2">
          <w:rPr>
            <w:rFonts w:ascii="맑은 고딕" w:eastAsia="맑은 고딕" w:hAnsi="맑은 고딕" w:hint="eastAsia"/>
            <w:spacing w:val="-10"/>
            <w:w w:val="95"/>
            <w:position w:val="1"/>
          </w:rPr>
          <w:t>용</w:t>
        </w:r>
      </w:ins>
      <w:ins w:id="1350" w:author="Matthew Yeansoo Jeong" w:date="2026-01-15T14:26:00Z" w16du:dateUtc="2026-01-15T05:26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실적 회고∙평가</w:t>
        </w:r>
      </w:ins>
    </w:p>
    <w:p w14:paraId="36E0EE78" w14:textId="3EA8F1D3" w:rsidR="00413714" w:rsidRDefault="00413714" w:rsidP="00413714">
      <w:pPr>
        <w:pStyle w:val="a5"/>
        <w:numPr>
          <w:ilvl w:val="0"/>
          <w:numId w:val="38"/>
        </w:numPr>
        <w:rPr>
          <w:ins w:id="1351" w:author="Matthew Yeansoo Jeong" w:date="2026-01-15T14:28:00Z" w16du:dateUtc="2026-01-15T05:28:00Z"/>
          <w:rFonts w:ascii="맑은 고딕" w:eastAsia="맑은 고딕" w:hAnsi="맑은 고딕"/>
          <w:spacing w:val="-10"/>
          <w:w w:val="95"/>
          <w:position w:val="1"/>
        </w:rPr>
      </w:pPr>
      <w:ins w:id="1352" w:author="Matthew Yeansoo Jeong" w:date="2026-01-15T14:27:00Z" w16du:dateUtc="2026-01-15T05:27:00Z">
        <w:r>
          <w:rPr>
            <w:rFonts w:ascii="맑은 고딕" w:eastAsia="맑은 고딕" w:hAnsi="맑은 고딕" w:hint="eastAsia"/>
          </w:rPr>
          <w:t xml:space="preserve"> </w:t>
        </w:r>
        <w:r w:rsidRPr="00413714">
          <w:rPr>
            <w:rFonts w:ascii="맑은 고딕" w:eastAsia="맑은 고딕" w:hAnsi="맑은 고딕" w:hint="eastAsia"/>
            <w:spacing w:val="-10"/>
            <w:w w:val="95"/>
            <w:position w:val="1"/>
            <w:rPrChange w:id="1353" w:author="Matthew Yeansoo Jeong" w:date="2026-01-15T14:28:00Z" w16du:dateUtc="2026-01-15T05:28:00Z">
              <w:rPr>
                <w:rFonts w:ascii="맑은 고딕" w:eastAsia="맑은 고딕" w:hAnsi="맑은 고딕" w:hint="eastAsia"/>
              </w:rPr>
            </w:rPrChange>
          </w:rPr>
          <w:t>정책회의의</w:t>
        </w:r>
        <w:r w:rsidRPr="00413714">
          <w:rPr>
            <w:rFonts w:ascii="맑은 고딕" w:eastAsia="맑은 고딕" w:hAnsi="맑은 고딕"/>
            <w:spacing w:val="-10"/>
            <w:w w:val="95"/>
            <w:position w:val="1"/>
            <w:rPrChange w:id="1354" w:author="Matthew Yeansoo Jeong" w:date="2026-01-15T14:28:00Z" w16du:dateUtc="2026-01-15T05:28:00Z">
              <w:rPr>
                <w:rFonts w:ascii="맑은 고딕" w:eastAsia="맑은 고딕" w:hAnsi="맑은 고딕"/>
              </w:rPr>
            </w:rPrChange>
          </w:rPr>
          <w:t xml:space="preserve"> 개최주기: </w:t>
        </w:r>
      </w:ins>
      <w:ins w:id="1355" w:author="Matthew Yeansoo Jeong" w:date="2026-01-15T14:28:00Z" w16du:dateUtc="2026-01-15T05:28:00Z">
        <w:r w:rsidRPr="00413714">
          <w:rPr>
            <w:rFonts w:ascii="맑은 고딕" w:eastAsia="맑은 고딕" w:hAnsi="맑은 고딕" w:hint="eastAsia"/>
            <w:spacing w:val="-10"/>
            <w:w w:val="95"/>
            <w:position w:val="1"/>
            <w:rPrChange w:id="1356" w:author="Matthew Yeansoo Jeong" w:date="2026-01-15T14:28:00Z" w16du:dateUtc="2026-01-15T05:28:00Z">
              <w:rPr>
                <w:rFonts w:ascii="맑은 고딕" w:eastAsia="맑은 고딕" w:hAnsi="맑은 고딕" w:hint="eastAsia"/>
              </w:rPr>
            </w:rPrChange>
          </w:rPr>
          <w:t>최소</w:t>
        </w:r>
        <w:r w:rsidRPr="00413714">
          <w:rPr>
            <w:rFonts w:ascii="맑은 고딕" w:eastAsia="맑은 고딕" w:hAnsi="맑은 고딕"/>
            <w:spacing w:val="-10"/>
            <w:w w:val="95"/>
            <w:position w:val="1"/>
            <w:rPrChange w:id="1357" w:author="Matthew Yeansoo Jeong" w:date="2026-01-15T14:28:00Z" w16du:dateUtc="2026-01-15T05:28:00Z">
              <w:rPr>
                <w:rFonts w:ascii="맑은 고딕" w:eastAsia="맑은 고딕" w:hAnsi="맑은 고딕"/>
              </w:rPr>
            </w:rPrChange>
          </w:rPr>
          <w:t xml:space="preserve"> 연 2회 개최함을 원칙으로 하되, 상반기 1회, 하반기 1회로 나누어 </w:t>
        </w:r>
      </w:ins>
      <w:ins w:id="1358" w:author="Matthew Yeansoo Jeong" w:date="2026-01-15T14:32:00Z" w16du:dateUtc="2026-01-15T05:32:00Z">
        <w:r w:rsidR="009D312D">
          <w:rPr>
            <w:rFonts w:ascii="맑은 고딕" w:eastAsia="맑은 고딕" w:hAnsi="맑은 고딕" w:hint="eastAsia"/>
            <w:spacing w:val="-10"/>
            <w:w w:val="95"/>
            <w:position w:val="1"/>
          </w:rPr>
          <w:t>개최한다.</w:t>
        </w:r>
      </w:ins>
    </w:p>
    <w:p w14:paraId="22460293" w14:textId="41EFDB51" w:rsidR="00413714" w:rsidRPr="00413714" w:rsidRDefault="00413714" w:rsidP="00413714">
      <w:pPr>
        <w:pStyle w:val="a5"/>
        <w:numPr>
          <w:ilvl w:val="0"/>
          <w:numId w:val="38"/>
        </w:numPr>
        <w:rPr>
          <w:ins w:id="1359" w:author="Matthew Yeansoo Jeong" w:date="2026-01-15T14:23:00Z" w16du:dateUtc="2026-01-15T05:23:00Z"/>
          <w:rFonts w:ascii="맑은 고딕" w:eastAsia="맑은 고딕" w:hAnsi="맑은 고딕"/>
          <w:spacing w:val="-10"/>
          <w:w w:val="95"/>
          <w:position w:val="1"/>
        </w:rPr>
      </w:pPr>
      <w:ins w:id="1360" w:author="Matthew Yeansoo Jeong" w:date="2026-01-15T14:28:00Z" w16du:dateUtc="2026-01-15T05:28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 정책회의의 구성원: 위원장</w:t>
        </w:r>
      </w:ins>
      <w:ins w:id="1361" w:author="Matthew Yeansoo Jeong" w:date="2026-01-15T14:47:00Z" w16du:dateUtc="2026-01-15T05:47:00Z">
        <w:r w:rsidR="002C78EA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(이를 정책회의의 </w:t>
        </w:r>
        <w:r w:rsidR="002C78EA">
          <w:rPr>
            <w:rFonts w:ascii="맑은 고딕" w:eastAsia="맑은 고딕" w:hAnsi="맑은 고딕"/>
            <w:spacing w:val="-10"/>
            <w:w w:val="95"/>
            <w:position w:val="1"/>
          </w:rPr>
          <w:t>“</w:t>
        </w:r>
        <w:r w:rsidR="002C78EA">
          <w:rPr>
            <w:rFonts w:ascii="맑은 고딕" w:eastAsia="맑은 고딕" w:hAnsi="맑은 고딕" w:hint="eastAsia"/>
            <w:spacing w:val="-10"/>
            <w:w w:val="95"/>
            <w:position w:val="1"/>
          </w:rPr>
          <w:t>장</w:t>
        </w:r>
        <w:r w:rsidR="002C78EA">
          <w:rPr>
            <w:rFonts w:ascii="맑은 고딕" w:eastAsia="맑은 고딕" w:hAnsi="맑은 고딕"/>
            <w:spacing w:val="-10"/>
            <w:w w:val="95"/>
            <w:position w:val="1"/>
          </w:rPr>
          <w:t>”</w:t>
        </w:r>
        <w:r w:rsidR="002C78EA">
          <w:rPr>
            <w:rFonts w:ascii="맑은 고딕" w:eastAsia="맑은 고딕" w:hAnsi="맑은 고딕" w:hint="eastAsia"/>
            <w:spacing w:val="-10"/>
            <w:w w:val="95"/>
            <w:position w:val="1"/>
          </w:rPr>
          <w:t>으로 한다.)</w:t>
        </w:r>
      </w:ins>
      <w:ins w:id="1362" w:author="Matthew Yeansoo Jeong" w:date="2026-01-15T14:28:00Z" w16du:dateUtc="2026-01-15T05:28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, 공통위원, 간사, 외부위원</w:t>
        </w:r>
      </w:ins>
    </w:p>
    <w:p w14:paraId="601E98CE" w14:textId="06FC75B3" w:rsidR="00413714" w:rsidRPr="00413714" w:rsidRDefault="00413714" w:rsidP="00413714">
      <w:pPr>
        <w:pStyle w:val="a5"/>
        <w:numPr>
          <w:ilvl w:val="0"/>
          <w:numId w:val="39"/>
        </w:numPr>
        <w:rPr>
          <w:ins w:id="1363" w:author="Matthew Yeansoo Jeong" w:date="2026-01-15T14:31:00Z" w16du:dateUtc="2026-01-15T05:31:00Z"/>
          <w:rFonts w:ascii="맑은 고딕" w:eastAsia="맑은 고딕" w:hAnsi="맑은 고딕"/>
          <w:rPrChange w:id="1364" w:author="Matthew Yeansoo Jeong" w:date="2026-01-15T14:31:00Z" w16du:dateUtc="2026-01-15T05:31:00Z">
            <w:rPr>
              <w:ins w:id="1365" w:author="Matthew Yeansoo Jeong" w:date="2026-01-15T14:31:00Z" w16du:dateUtc="2026-01-15T05:31:00Z"/>
              <w:rFonts w:ascii="맑은 고딕" w:eastAsia="맑은 고딕" w:hAnsi="맑은 고딕"/>
              <w:spacing w:val="-10"/>
              <w:w w:val="95"/>
              <w:position w:val="1"/>
            </w:rPr>
          </w:rPrChange>
        </w:rPr>
      </w:pPr>
      <w:ins w:id="1366" w:author="Matthew Yeansoo Jeong" w:date="2026-01-15T14:23:00Z" w16du:dateUtc="2026-01-15T05:23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lastRenderedPageBreak/>
          <w:t>운영회의:</w:t>
        </w:r>
      </w:ins>
      <w:ins w:id="1367" w:author="Matthew Yeansoo Jeong" w:date="2026-01-15T14:24:00Z" w16du:dateUtc="2026-01-15T05:24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 </w:t>
        </w:r>
      </w:ins>
      <w:ins w:id="1368" w:author="Matthew Yeansoo Jeong" w:date="2026-01-15T14:29:00Z" w16du:dateUtc="2026-01-15T05:29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각 회사별 자금운용 관련 의사결정 및 </w:t>
        </w:r>
      </w:ins>
      <w:ins w:id="1369" w:author="Matthew Yeansoo Jeong" w:date="2026-01-15T14:30:00Z" w16du:dateUtc="2026-01-15T05:30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노출위험 점검</w:t>
        </w:r>
      </w:ins>
    </w:p>
    <w:p w14:paraId="13F145EB" w14:textId="0573EBA6" w:rsidR="00413714" w:rsidRPr="00D04903" w:rsidRDefault="00413714" w:rsidP="00413714">
      <w:pPr>
        <w:pStyle w:val="a5"/>
        <w:numPr>
          <w:ilvl w:val="0"/>
          <w:numId w:val="40"/>
        </w:numPr>
        <w:rPr>
          <w:ins w:id="1370" w:author="Matthew Yeansoo Jeong" w:date="2026-01-15T14:33:00Z" w16du:dateUtc="2026-01-15T05:33:00Z"/>
          <w:rFonts w:ascii="맑은 고딕" w:eastAsia="맑은 고딕" w:hAnsi="맑은 고딕"/>
          <w:spacing w:val="-10"/>
          <w:w w:val="95"/>
          <w:position w:val="1"/>
        </w:rPr>
      </w:pPr>
      <w:ins w:id="1371" w:author="Matthew Yeansoo Jeong" w:date="2026-01-15T14:31:00Z" w16du:dateUtc="2026-01-15T05:31:00Z">
        <w:r w:rsidRPr="00D04903">
          <w:rPr>
            <w:rFonts w:ascii="맑은 고딕" w:eastAsia="맑은 고딕" w:hAnsi="맑은 고딕" w:hint="eastAsia"/>
            <w:spacing w:val="-10"/>
            <w:w w:val="95"/>
            <w:position w:val="1"/>
            <w:rPrChange w:id="1372" w:author="Matthew Yeansoo Jeong" w:date="2026-01-20T09:32:00Z" w16du:dateUtc="2026-01-20T00:32:00Z">
              <w:rPr>
                <w:rFonts w:ascii="맑은 고딕" w:eastAsia="맑은 고딕" w:hAnsi="맑은 고딕" w:hint="eastAsia"/>
              </w:rPr>
            </w:rPrChange>
          </w:rPr>
          <w:t>운영회의의</w:t>
        </w:r>
        <w:r w:rsidRPr="00D04903">
          <w:rPr>
            <w:rFonts w:ascii="맑은 고딕" w:eastAsia="맑은 고딕" w:hAnsi="맑은 고딕"/>
            <w:spacing w:val="-10"/>
            <w:w w:val="95"/>
            <w:position w:val="1"/>
            <w:rPrChange w:id="1373" w:author="Matthew Yeansoo Jeong" w:date="2026-01-20T09:32:00Z" w16du:dateUtc="2026-01-20T00:32:00Z">
              <w:rPr>
                <w:rFonts w:ascii="맑은 고딕" w:eastAsia="맑은 고딕" w:hAnsi="맑은 고딕"/>
              </w:rPr>
            </w:rPrChange>
          </w:rPr>
          <w:t xml:space="preserve"> 개최주기: 최소 연</w:t>
        </w:r>
      </w:ins>
      <w:ins w:id="1374" w:author="Matthew Yeansoo Jeong" w:date="2026-01-15T15:48:00Z" w16du:dateUtc="2026-01-15T06:48:00Z">
        <w:r w:rsidR="0085105A" w:rsidRPr="00D04903">
          <w:rPr>
            <w:rFonts w:ascii="맑은 고딕" w:eastAsia="맑은 고딕" w:hAnsi="맑은 고딕"/>
            <w:spacing w:val="-10"/>
            <w:w w:val="95"/>
            <w:position w:val="1"/>
            <w:rPrChange w:id="1375" w:author="Matthew Yeansoo Jeong" w:date="2026-01-20T09:32:00Z" w16du:dateUtc="2026-01-20T00:32:00Z">
              <w:rPr>
                <w:rFonts w:ascii="맑은 고딕" w:eastAsia="맑은 고딕" w:hAnsi="맑은 고딕"/>
              </w:rPr>
            </w:rPrChange>
          </w:rPr>
          <w:t xml:space="preserve"> </w:t>
        </w:r>
      </w:ins>
      <w:ins w:id="1376" w:author="Matthew Yeansoo Jeong" w:date="2026-01-15T14:31:00Z" w16du:dateUtc="2026-01-15T05:31:00Z">
        <w:r w:rsidRPr="00D04903">
          <w:rPr>
            <w:rFonts w:ascii="맑은 고딕" w:eastAsia="맑은 고딕" w:hAnsi="맑은 고딕"/>
            <w:spacing w:val="-10"/>
            <w:w w:val="95"/>
            <w:position w:val="1"/>
            <w:rPrChange w:id="1377" w:author="Matthew Yeansoo Jeong" w:date="2026-01-20T09:32:00Z" w16du:dateUtc="2026-01-20T00:32:00Z">
              <w:rPr>
                <w:rFonts w:ascii="맑은 고딕" w:eastAsia="맑은 고딕" w:hAnsi="맑은 고딕"/>
              </w:rPr>
            </w:rPrChange>
          </w:rPr>
          <w:t>4회 개최함을 원칙으로 하</w:t>
        </w:r>
      </w:ins>
      <w:ins w:id="1378" w:author="Matthew Yeansoo Jeong" w:date="2026-01-15T14:32:00Z" w16du:dateUtc="2026-01-15T05:32:00Z">
        <w:r w:rsidR="009D312D" w:rsidRPr="00D04903">
          <w:rPr>
            <w:rFonts w:ascii="맑은 고딕" w:eastAsia="맑은 고딕" w:hAnsi="맑은 고딕" w:hint="eastAsia"/>
            <w:spacing w:val="-10"/>
            <w:w w:val="95"/>
            <w:position w:val="1"/>
            <w:rPrChange w:id="1379" w:author="Matthew Yeansoo Jeong" w:date="2026-01-20T09:32:00Z" w16du:dateUtc="2026-01-20T00:32:00Z">
              <w:rPr>
                <w:rFonts w:ascii="맑은 고딕" w:eastAsia="맑은 고딕" w:hAnsi="맑은 고딕" w:hint="eastAsia"/>
              </w:rPr>
            </w:rPrChange>
          </w:rPr>
          <w:t>며</w:t>
        </w:r>
      </w:ins>
      <w:ins w:id="1380" w:author="Matthew Yeansoo Jeong" w:date="2026-01-15T14:31:00Z" w16du:dateUtc="2026-01-15T05:31:00Z">
        <w:r w:rsidRPr="00D04903">
          <w:rPr>
            <w:rFonts w:ascii="맑은 고딕" w:eastAsia="맑은 고딕" w:hAnsi="맑은 고딕"/>
            <w:spacing w:val="-10"/>
            <w:w w:val="95"/>
            <w:position w:val="1"/>
            <w:rPrChange w:id="1381" w:author="Matthew Yeansoo Jeong" w:date="2026-01-20T09:32:00Z" w16du:dateUtc="2026-01-20T00:32:00Z">
              <w:rPr>
                <w:rFonts w:ascii="맑은 고딕" w:eastAsia="맑은 고딕" w:hAnsi="맑은 고딕"/>
              </w:rPr>
            </w:rPrChange>
          </w:rPr>
          <w:t xml:space="preserve">, </w:t>
        </w:r>
        <w:commentRangeStart w:id="1382"/>
        <w:commentRangeStart w:id="1383"/>
        <w:r w:rsidRPr="00D04903">
          <w:rPr>
            <w:rFonts w:ascii="맑은 고딕" w:eastAsia="맑은 고딕" w:hAnsi="맑은 고딕" w:hint="eastAsia"/>
            <w:spacing w:val="-10"/>
            <w:w w:val="95"/>
            <w:position w:val="1"/>
            <w:rPrChange w:id="1384" w:author="Matthew Yeansoo Jeong" w:date="2026-01-20T09:32:00Z" w16du:dateUtc="2026-01-20T00:32:00Z">
              <w:rPr>
                <w:rFonts w:ascii="맑은 고딕" w:eastAsia="맑은 고딕" w:hAnsi="맑은 고딕" w:hint="eastAsia"/>
              </w:rPr>
            </w:rPrChange>
          </w:rPr>
          <w:t>매</w:t>
        </w:r>
      </w:ins>
      <w:ins w:id="1385" w:author="Matthew Yeansoo Jeong" w:date="2026-01-20T10:15:00Z" w16du:dateUtc="2026-01-20T01:15:00Z">
        <w:r w:rsidR="001F47DD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 </w:t>
        </w:r>
      </w:ins>
      <w:ins w:id="1386" w:author="Matthew Yeansoo Jeong" w:date="2026-01-15T14:31:00Z" w16du:dateUtc="2026-01-15T05:31:00Z">
        <w:r w:rsidRPr="00D04903">
          <w:rPr>
            <w:rFonts w:ascii="맑은 고딕" w:eastAsia="맑은 고딕" w:hAnsi="맑은 고딕" w:hint="eastAsia"/>
            <w:spacing w:val="-10"/>
            <w:w w:val="95"/>
            <w:position w:val="1"/>
            <w:rPrChange w:id="1387" w:author="Matthew Yeansoo Jeong" w:date="2026-01-20T09:32:00Z" w16du:dateUtc="2026-01-20T00:32:00Z">
              <w:rPr>
                <w:rFonts w:ascii="맑은 고딕" w:eastAsia="맑은 고딕" w:hAnsi="맑은 고딕" w:hint="eastAsia"/>
              </w:rPr>
            </w:rPrChange>
          </w:rPr>
          <w:t>분기</w:t>
        </w:r>
        <w:r w:rsidRPr="00D04903">
          <w:rPr>
            <w:rFonts w:ascii="맑은 고딕" w:eastAsia="맑은 고딕" w:hAnsi="맑은 고딕"/>
            <w:spacing w:val="-10"/>
            <w:w w:val="95"/>
            <w:position w:val="1"/>
            <w:rPrChange w:id="1388" w:author="Matthew Yeansoo Jeong" w:date="2026-01-20T09:32:00Z" w16du:dateUtc="2026-01-20T00:32:00Z">
              <w:rPr>
                <w:rFonts w:ascii="맑은 고딕" w:eastAsia="맑은 고딕" w:hAnsi="맑은 고딕"/>
              </w:rPr>
            </w:rPrChange>
          </w:rPr>
          <w:t xml:space="preserve"> 말</w:t>
        </w:r>
      </w:ins>
      <w:ins w:id="1389" w:author="Matthew Yeansoo Jeong" w:date="2026-01-15T14:32:00Z" w16du:dateUtc="2026-01-15T05:32:00Z">
        <w:r w:rsidR="009D312D" w:rsidRPr="00D04903">
          <w:rPr>
            <w:rFonts w:ascii="맑은 고딕" w:eastAsia="맑은 고딕" w:hAnsi="맑은 고딕" w:hint="eastAsia"/>
            <w:spacing w:val="-10"/>
            <w:w w:val="95"/>
            <w:position w:val="1"/>
            <w:rPrChange w:id="1390" w:author="Matthew Yeansoo Jeong" w:date="2026-01-20T09:32:00Z" w16du:dateUtc="2026-01-20T00:32:00Z">
              <w:rPr>
                <w:rFonts w:ascii="맑은 고딕" w:eastAsia="맑은 고딕" w:hAnsi="맑은 고딕" w:hint="eastAsia"/>
              </w:rPr>
            </w:rPrChange>
          </w:rPr>
          <w:t>일로부터</w:t>
        </w:r>
        <w:r w:rsidR="009D312D" w:rsidRPr="00D04903">
          <w:rPr>
            <w:rFonts w:ascii="맑은 고딕" w:eastAsia="맑은 고딕" w:hAnsi="맑은 고딕"/>
            <w:spacing w:val="-10"/>
            <w:w w:val="95"/>
            <w:position w:val="1"/>
            <w:rPrChange w:id="1391" w:author="Matthew Yeansoo Jeong" w:date="2026-01-20T09:32:00Z" w16du:dateUtc="2026-01-20T00:32:00Z">
              <w:rPr>
                <w:rFonts w:ascii="맑은 고딕" w:eastAsia="맑은 고딕" w:hAnsi="맑은 고딕"/>
              </w:rPr>
            </w:rPrChange>
          </w:rPr>
          <w:t xml:space="preserve"> 1</w:t>
        </w:r>
      </w:ins>
      <w:commentRangeEnd w:id="1382"/>
      <w:r w:rsidRPr="00D04903">
        <w:rPr>
          <w:rStyle w:val="afff3"/>
          <w:rFonts w:ascii="맑은 고딕" w:eastAsia="맑은 고딕" w:hAnsi="맑은 고딕"/>
          <w:spacing w:val="-10"/>
          <w:w w:val="95"/>
          <w:position w:val="1"/>
          <w:sz w:val="20"/>
          <w:szCs w:val="20"/>
          <w:rPrChange w:id="1392" w:author="Matthew Yeansoo Jeong" w:date="2026-01-20T09:32:00Z" w16du:dateUtc="2026-01-20T00:32:00Z">
            <w:rPr>
              <w:rStyle w:val="afff3"/>
              <w:rFonts w:ascii="맑은 고딕" w:eastAsia="맑은 고딕" w:hAnsi="맑은 고딕"/>
              <w:sz w:val="20"/>
              <w:szCs w:val="20"/>
            </w:rPr>
          </w:rPrChange>
        </w:rPr>
        <w:commentReference w:id="1382"/>
      </w:r>
      <w:commentRangeEnd w:id="1383"/>
      <w:r w:rsidR="00D45FE6" w:rsidRPr="00D04903">
        <w:rPr>
          <w:rStyle w:val="afff3"/>
          <w:rFonts w:ascii="맑은 고딕" w:eastAsia="맑은 고딕" w:hAnsi="맑은 고딕"/>
          <w:spacing w:val="-10"/>
          <w:w w:val="95"/>
          <w:position w:val="1"/>
          <w:sz w:val="20"/>
          <w:szCs w:val="20"/>
          <w:rPrChange w:id="1393" w:author="Matthew Yeansoo Jeong" w:date="2026-01-20T09:32:00Z" w16du:dateUtc="2026-01-20T00:32:00Z">
            <w:rPr>
              <w:rStyle w:val="afff3"/>
              <w:rFonts w:ascii="맑은 고딕" w:eastAsia="맑은 고딕" w:hAnsi="맑은 고딕"/>
              <w:sz w:val="20"/>
              <w:szCs w:val="20"/>
            </w:rPr>
          </w:rPrChange>
        </w:rPr>
        <w:commentReference w:id="1383"/>
      </w:r>
      <w:ins w:id="1394" w:author="Matthew Yeansoo Jeong" w:date="2026-01-20T09:01:00Z" w16du:dateUtc="2026-01-20T00:01:00Z">
        <w:r w:rsidR="006B1598" w:rsidRPr="00D04903">
          <w:rPr>
            <w:rFonts w:ascii="맑은 고딕" w:eastAsia="맑은 고딕" w:hAnsi="맑은 고딕"/>
            <w:spacing w:val="-10"/>
            <w:w w:val="95"/>
            <w:position w:val="1"/>
            <w:rPrChange w:id="1395" w:author="Matthew Yeansoo Jeong" w:date="2026-01-20T09:32:00Z" w16du:dateUtc="2026-01-20T00:32:00Z">
              <w:rPr>
                <w:rFonts w:ascii="맑은 고딕" w:eastAsia="맑은 고딕" w:hAnsi="맑은 고딕"/>
              </w:rPr>
            </w:rPrChange>
          </w:rPr>
          <w:t>5</w:t>
        </w:r>
      </w:ins>
      <w:ins w:id="1396" w:author="Matthew Yeansoo Jeong" w:date="2026-01-15T14:32:00Z" w16du:dateUtc="2026-01-15T05:32:00Z">
        <w:del w:id="1397" w:author="게스트 사용자" w:date="2026-01-15T07:59:00Z" w16du:dateUtc="2026-01-15T07:59:17Z">
          <w:r w:rsidR="009D312D" w:rsidRPr="00D04903">
            <w:rPr>
              <w:rFonts w:ascii="맑은 고딕" w:eastAsia="맑은 고딕" w:hAnsi="맑은 고딕"/>
              <w:spacing w:val="-10"/>
              <w:w w:val="95"/>
              <w:position w:val="1"/>
              <w:rPrChange w:id="1398" w:author="Matthew Yeansoo Jeong" w:date="2026-01-20T09:32:00Z" w16du:dateUtc="2026-01-20T00:32:00Z">
                <w:rPr>
                  <w:rFonts w:ascii="맑은 고딕" w:eastAsia="맑은 고딕" w:hAnsi="맑은 고딕"/>
                </w:rPr>
              </w:rPrChange>
            </w:rPr>
            <w:delText>0</w:delText>
          </w:r>
        </w:del>
        <w:r w:rsidR="009D312D" w:rsidRPr="00D04903">
          <w:rPr>
            <w:rFonts w:ascii="맑은 고딕" w:eastAsia="맑은 고딕" w:hAnsi="맑은 고딕" w:hint="eastAsia"/>
            <w:spacing w:val="-10"/>
            <w:w w:val="95"/>
            <w:position w:val="1"/>
            <w:rPrChange w:id="1399" w:author="Matthew Yeansoo Jeong" w:date="2026-01-20T09:32:00Z" w16du:dateUtc="2026-01-20T00:32:00Z">
              <w:rPr>
                <w:rFonts w:ascii="맑은 고딕" w:eastAsia="맑은 고딕" w:hAnsi="맑은 고딕" w:hint="eastAsia"/>
              </w:rPr>
            </w:rPrChange>
          </w:rPr>
          <w:t>일</w:t>
        </w:r>
        <w:r w:rsidR="009D312D" w:rsidRPr="00D04903">
          <w:rPr>
            <w:rFonts w:ascii="맑은 고딕" w:eastAsia="맑은 고딕" w:hAnsi="맑은 고딕"/>
            <w:spacing w:val="-10"/>
            <w:w w:val="95"/>
            <w:position w:val="1"/>
            <w:rPrChange w:id="1400" w:author="Matthew Yeansoo Jeong" w:date="2026-01-20T09:32:00Z" w16du:dateUtc="2026-01-20T00:32:00Z">
              <w:rPr>
                <w:rFonts w:ascii="맑은 고딕" w:eastAsia="맑은 고딕" w:hAnsi="맑은 고딕"/>
              </w:rPr>
            </w:rPrChange>
          </w:rPr>
          <w:t xml:space="preserve"> 이내 개최한다.</w:t>
        </w:r>
      </w:ins>
    </w:p>
    <w:p w14:paraId="4F1344A9" w14:textId="15658EE3" w:rsidR="009D312D" w:rsidRPr="00CA70C1" w:rsidRDefault="009D312D">
      <w:pPr>
        <w:pStyle w:val="a5"/>
        <w:numPr>
          <w:ilvl w:val="0"/>
          <w:numId w:val="40"/>
        </w:numPr>
        <w:rPr>
          <w:rFonts w:ascii="맑은 고딕" w:eastAsia="맑은 고딕" w:hAnsi="맑은 고딕"/>
          <w:rPrChange w:id="1401" w:author="Isaac Cheolsu Lee" w:date="2024-01-02T14:09:00Z">
            <w:rPr>
              <w:rFonts w:ascii="바탕체" w:eastAsia="바탕체" w:hAnsi="바탕체"/>
            </w:rPr>
          </w:rPrChange>
        </w:rPr>
        <w:pPrChange w:id="1402" w:author="Matthew Yeansoo Jeong" w:date="2026-01-15T14:31:00Z" w16du:dateUtc="2026-01-15T05:31:00Z">
          <w:pPr>
            <w:pStyle w:val="a5"/>
          </w:pPr>
        </w:pPrChange>
      </w:pPr>
      <w:ins w:id="1403" w:author="Matthew Yeansoo Jeong" w:date="2026-01-15T14:33:00Z" w16du:dateUtc="2026-01-15T05:33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운영회의의 구성원: 공통위원 중 각 회사 소속위원(이를 운영회의의 </w:t>
        </w:r>
        <w:r>
          <w:rPr>
            <w:rFonts w:ascii="맑은 고딕" w:eastAsia="맑은 고딕" w:hAnsi="맑은 고딕"/>
            <w:spacing w:val="-10"/>
            <w:w w:val="95"/>
            <w:position w:val="1"/>
          </w:rPr>
          <w:t>“</w:t>
        </w:r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장</w:t>
        </w:r>
        <w:r>
          <w:rPr>
            <w:rFonts w:ascii="맑은 고딕" w:eastAsia="맑은 고딕" w:hAnsi="맑은 고딕"/>
            <w:spacing w:val="-10"/>
            <w:w w:val="95"/>
            <w:position w:val="1"/>
          </w:rPr>
          <w:t>”</w:t>
        </w:r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으로 한다.)</w:t>
        </w:r>
      </w:ins>
      <w:ins w:id="1404" w:author="Matthew Yeansoo Jeong" w:date="2026-01-15T14:34:00Z" w16du:dateUtc="2026-01-15T05:34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, 회사별 위원, 간사</w:t>
        </w:r>
      </w:ins>
    </w:p>
    <w:p w14:paraId="2079B896" w14:textId="0873B0C3" w:rsidR="00CA70C1" w:rsidRPr="00B103CD" w:rsidRDefault="00CA70C1">
      <w:pPr>
        <w:pStyle w:val="a5"/>
        <w:numPr>
          <w:ilvl w:val="0"/>
          <w:numId w:val="39"/>
        </w:numPr>
        <w:rPr>
          <w:ins w:id="1405" w:author="Matthew Yeansoo Jeong" w:date="2026-01-20T14:11:00Z" w16du:dateUtc="2026-01-20T05:11:00Z"/>
          <w:rFonts w:ascii="맑은 고딕" w:eastAsia="맑은 고딕" w:hAnsi="맑은 고딕"/>
          <w:rPrChange w:id="1406" w:author="Matthew Yeansoo Jeong" w:date="2026-01-20T14:11:00Z" w16du:dateUtc="2026-01-20T05:11:00Z">
            <w:rPr>
              <w:ins w:id="1407" w:author="Matthew Yeansoo Jeong" w:date="2026-01-20T14:11:00Z" w16du:dateUtc="2026-01-20T05:11:00Z"/>
              <w:rFonts w:ascii="맑은 고딕" w:eastAsia="맑은 고딕" w:hAnsi="맑은 고딕"/>
              <w:spacing w:val="-10"/>
              <w:w w:val="95"/>
              <w:position w:val="1"/>
            </w:rPr>
          </w:rPrChange>
        </w:rPr>
      </w:pPr>
      <w:del w:id="1408" w:author="Matthew Yeansoo Jeong" w:date="2026-01-15T13:25:00Z" w16du:dateUtc="2026-01-15T04:25:00Z">
        <w:r w:rsidRPr="00CA70C1" w:rsidDel="000E7365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40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②</w:delText>
        </w:r>
      </w:del>
      <w:del w:id="1410" w:author="Matthew Yeansoo Jeong" w:date="2026-01-15T14:28:00Z" w16du:dateUtc="2026-01-15T05:28:00Z">
        <w:r w:rsidRPr="00CA70C1" w:rsidDel="0041371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41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위원회의</w:delText>
        </w:r>
        <w:r w:rsidRPr="00CA70C1" w:rsidDel="00413714">
          <w:rPr>
            <w:rFonts w:ascii="맑은 고딕" w:eastAsia="맑은 고딕" w:hAnsi="맑은 고딕" w:cs="함초롬바탕"/>
            <w:spacing w:val="-10"/>
            <w:w w:val="95"/>
            <w:position w:val="1"/>
            <w:rPrChange w:id="141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회의는 </w:delText>
        </w:r>
      </w:del>
      <w:del w:id="1413" w:author="Matthew Yeansoo Jeong" w:date="2026-01-15T13:25:00Z" w16du:dateUtc="2026-01-15T04:25:00Z">
        <w:r w:rsidRPr="00CA70C1" w:rsidDel="000E7365">
          <w:rPr>
            <w:rFonts w:ascii="맑은 고딕" w:eastAsia="맑은 고딕" w:hAnsi="맑은 고딕" w:cs="함초롬바탕"/>
            <w:spacing w:val="-10"/>
            <w:w w:val="95"/>
            <w:position w:val="1"/>
            <w:rPrChange w:id="1414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연</w:delText>
        </w:r>
      </w:del>
      <w:del w:id="1415" w:author="Matthew Yeansoo Jeong" w:date="2026-01-15T14:28:00Z" w16du:dateUtc="2026-01-15T05:28:00Z">
        <w:r w:rsidRPr="00CA70C1" w:rsidDel="00413714">
          <w:rPr>
            <w:rFonts w:ascii="맑은 고딕" w:eastAsia="맑은 고딕" w:hAnsi="맑은 고딕" w:cs="함초롬바탕"/>
            <w:spacing w:val="-10"/>
            <w:w w:val="95"/>
            <w:position w:val="1"/>
            <w:rPrChange w:id="1416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</w:del>
      <w:del w:id="1417" w:author="Matthew Yeansoo Jeong" w:date="2026-01-15T13:25:00Z" w16du:dateUtc="2026-01-15T04:25:00Z">
        <w:r w:rsidRPr="00CA70C1" w:rsidDel="000E7365">
          <w:rPr>
            <w:rFonts w:ascii="맑은 고딕" w:eastAsia="맑은 고딕" w:hAnsi="맑은 고딕"/>
            <w:spacing w:val="-10"/>
            <w:w w:val="95"/>
            <w:position w:val="1"/>
            <w:rPrChange w:id="1418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1</w:delText>
        </w:r>
      </w:del>
      <w:del w:id="1419" w:author="Matthew Yeansoo Jeong" w:date="2026-01-15T14:28:00Z" w16du:dateUtc="2026-01-15T05:28:00Z">
        <w:r w:rsidRPr="00CA70C1" w:rsidDel="0041371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42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회</w:delText>
        </w:r>
        <w:r w:rsidRPr="00CA70C1" w:rsidDel="00413714">
          <w:rPr>
            <w:rFonts w:ascii="맑은 고딕" w:eastAsia="맑은 고딕" w:hAnsi="맑은 고딕" w:cs="함초롬바탕"/>
            <w:spacing w:val="-10"/>
            <w:w w:val="95"/>
            <w:position w:val="1"/>
            <w:rPrChange w:id="1421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41371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42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개최함을</w:delText>
        </w:r>
        <w:r w:rsidRPr="00CA70C1" w:rsidDel="00413714">
          <w:rPr>
            <w:rFonts w:ascii="맑은 고딕" w:eastAsia="맑은 고딕" w:hAnsi="맑은 고딕" w:cs="함초롬바탕"/>
            <w:spacing w:val="-10"/>
            <w:w w:val="95"/>
            <w:position w:val="1"/>
            <w:rPrChange w:id="1423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41371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42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원칙으로</w:delText>
        </w:r>
        <w:r w:rsidRPr="00CA70C1" w:rsidDel="00413714">
          <w:rPr>
            <w:rFonts w:ascii="맑은 고딕" w:eastAsia="맑은 고딕" w:hAnsi="맑은 고딕" w:cs="함초롬바탕"/>
            <w:spacing w:val="-10"/>
            <w:w w:val="95"/>
            <w:position w:val="1"/>
            <w:rPrChange w:id="1425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41371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42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하되</w:delText>
        </w:r>
        <w:r w:rsidRPr="00CA70C1" w:rsidDel="00413714">
          <w:rPr>
            <w:rFonts w:ascii="맑은 고딕" w:eastAsia="맑은 고딕" w:hAnsi="맑은 고딕"/>
            <w:spacing w:val="-10"/>
            <w:w w:val="95"/>
            <w:position w:val="1"/>
            <w:rPrChange w:id="1427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,</w:delText>
        </w:r>
      </w:del>
      <w:ins w:id="1428" w:author="Matthew Yeansoo Jeong" w:date="2026-01-15T13:25:00Z" w16du:dateUtc="2026-01-15T04:25:00Z">
        <w:r w:rsidR="000E7365">
          <w:rPr>
            <w:rFonts w:ascii="맑은 고딕" w:eastAsia="맑은 고딕" w:hAnsi="맑은 고딕" w:hint="eastAsia"/>
            <w:spacing w:val="-10"/>
            <w:w w:val="95"/>
            <w:position w:val="1"/>
          </w:rPr>
          <w:t>본</w:t>
        </w:r>
      </w:ins>
      <w:ins w:id="1429" w:author="Matthew Yeansoo Jeong" w:date="2026-01-15T13:57:00Z" w16du:dateUtc="2026-01-15T04:57:00Z">
        <w:r w:rsidR="00AB1DBA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 </w:t>
        </w:r>
      </w:ins>
      <w:ins w:id="1430" w:author="Matthew Yeansoo Jeong" w:date="2026-01-15T13:25:00Z" w16du:dateUtc="2026-01-15T04:25:00Z">
        <w:r w:rsidR="000E7365">
          <w:rPr>
            <w:rFonts w:ascii="맑은 고딕" w:eastAsia="맑은 고딕" w:hAnsi="맑은 고딕" w:hint="eastAsia"/>
            <w:spacing w:val="-10"/>
            <w:w w:val="95"/>
            <w:position w:val="1"/>
          </w:rPr>
          <w:t>조</w:t>
        </w:r>
      </w:ins>
      <w:ins w:id="1431" w:author="Matthew Yeansoo Jeong" w:date="2026-01-15T13:26:00Z" w16du:dateUtc="2026-01-15T04:26:00Z">
        <w:r w:rsidR="000E7365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 </w:t>
        </w:r>
      </w:ins>
      <w:ins w:id="1432" w:author="Matthew Yeansoo Jeong" w:date="2026-01-15T15:38:00Z" w16du:dateUtc="2026-01-15T06:38:00Z">
        <w:r w:rsidR="00AC23CC">
          <w:rPr>
            <w:rFonts w:ascii="맑은 고딕" w:eastAsia="맑은 고딕" w:hAnsi="맑은 고딕" w:hint="eastAsia"/>
            <w:spacing w:val="-10"/>
            <w:w w:val="95"/>
            <w:position w:val="1"/>
          </w:rPr>
          <w:t>제1항</w:t>
        </w:r>
      </w:ins>
      <w:ins w:id="1433" w:author="Matthew Yeansoo Jeong" w:date="2026-01-15T15:42:00Z" w16du:dateUtc="2026-01-15T06:42:00Z">
        <w:r w:rsidR="006F35E4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 제1호 및 제2호</w:t>
        </w:r>
      </w:ins>
      <w:ins w:id="1434" w:author="Matthew Yeansoo Jeong" w:date="2026-01-15T13:26:00Z" w16du:dateUtc="2026-01-15T04:26:00Z">
        <w:r w:rsidR="000E7365">
          <w:rPr>
            <w:rFonts w:ascii="맑은 고딕" w:eastAsia="맑은 고딕" w:hAnsi="맑은 고딕" w:hint="eastAsia"/>
            <w:spacing w:val="-10"/>
            <w:w w:val="95"/>
            <w:position w:val="1"/>
          </w:rPr>
          <w:t>에도 불구하고</w:t>
        </w:r>
      </w:ins>
      <w:r w:rsidRPr="00CA70C1">
        <w:rPr>
          <w:rFonts w:ascii="맑은 고딕" w:eastAsia="맑은 고딕" w:hAnsi="맑은 고딕"/>
          <w:spacing w:val="-10"/>
          <w:w w:val="95"/>
          <w:position w:val="1"/>
          <w:rPrChange w:id="1435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43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위원장이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43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43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필요하다고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43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44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인정하</w:t>
      </w:r>
      <w:del w:id="1441" w:author="Matthew Yeansoo Jeong" w:date="2026-01-15T13:26:00Z" w16du:dateUtc="2026-01-15T04:26:00Z">
        <w:r w:rsidRPr="00CA70C1" w:rsidDel="000E7365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44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는</w:delText>
        </w:r>
      </w:del>
      <w:ins w:id="1443" w:author="Matthew Yeansoo Jeong" w:date="2026-01-15T13:26:00Z" w16du:dateUtc="2026-01-15T04:26:00Z">
        <w:r w:rsidR="000E7365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거나 </w:t>
        </w:r>
        <w:r w:rsidR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위원회 구성원의 과반</w:t>
        </w:r>
      </w:ins>
      <w:ins w:id="1444" w:author="Matthew Yeansoo Jeong" w:date="2026-01-15T13:27:00Z" w16du:dateUtc="2026-01-15T04:27:00Z">
        <w:r w:rsidR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이상 소집을 요청하는</w:t>
        </w:r>
      </w:ins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44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44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때에는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447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44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수시로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44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45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회의를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451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452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소집할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453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45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수</w:t>
      </w:r>
      <w:r w:rsidRPr="00CA70C1">
        <w:rPr>
          <w:rFonts w:ascii="맑은 고딕" w:eastAsia="맑은 고딕" w:hAnsi="맑은 고딕" w:cs="함초롬바탕"/>
          <w:spacing w:val="-10"/>
          <w:w w:val="95"/>
          <w:position w:val="1"/>
          <w:rPrChange w:id="145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45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있다</w:t>
      </w:r>
      <w:r w:rsidRPr="00CA70C1">
        <w:rPr>
          <w:rFonts w:ascii="맑은 고딕" w:eastAsia="맑은 고딕" w:hAnsi="맑은 고딕"/>
          <w:spacing w:val="-10"/>
          <w:w w:val="95"/>
          <w:position w:val="1"/>
          <w:rPrChange w:id="1457" w:author="Isaac Cheolsu Lee" w:date="2024-01-02T14:09:00Z">
            <w:rPr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  <w:t>.</w:t>
      </w:r>
    </w:p>
    <w:p w14:paraId="647AE793" w14:textId="1102997B" w:rsidR="00B251D3" w:rsidRPr="001969EF" w:rsidRDefault="009D312D" w:rsidP="00413714">
      <w:pPr>
        <w:pStyle w:val="a5"/>
        <w:numPr>
          <w:ilvl w:val="0"/>
          <w:numId w:val="39"/>
        </w:numPr>
        <w:rPr>
          <w:ins w:id="1458" w:author="Matthew Yeansoo Jeong" w:date="2026-01-20T14:12:00Z" w16du:dateUtc="2026-01-20T05:12:00Z"/>
          <w:rFonts w:ascii="맑은 고딕" w:eastAsia="맑은 고딕" w:hAnsi="맑은 고딕"/>
          <w:rPrChange w:id="1459" w:author="Matthew Yeansoo Jeong" w:date="2026-01-20T14:12:00Z" w16du:dateUtc="2026-01-20T05:12:00Z">
            <w:rPr>
              <w:ins w:id="1460" w:author="Matthew Yeansoo Jeong" w:date="2026-01-20T14:12:00Z" w16du:dateUtc="2026-01-20T05:12:00Z"/>
              <w:rFonts w:ascii="맑은 고딕" w:eastAsia="맑은 고딕" w:hAnsi="맑은 고딕"/>
              <w:spacing w:val="-10"/>
              <w:w w:val="95"/>
              <w:position w:val="1"/>
            </w:rPr>
          </w:rPrChange>
        </w:rPr>
      </w:pPr>
      <w:ins w:id="1461" w:author="Matthew Yeansoo Jeong" w:date="2026-01-15T14:35:00Z" w16du:dateUtc="2026-01-15T05:35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각</w:t>
        </w:r>
      </w:ins>
      <w:ins w:id="1462" w:author="Matthew Yeansoo Jeong" w:date="2026-01-15T13:27:00Z" w16du:dateUtc="2026-01-15T04:27:00Z">
        <w:r w:rsidR="00B251D3"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="00B251D3"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회의는</w:t>
        </w:r>
        <w:r w:rsidR="00B251D3"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="00B251D3"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재적위원</w:t>
        </w:r>
        <w:r w:rsidR="00B251D3"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="00B251D3"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과반수의</w:t>
        </w:r>
        <w:r w:rsidR="00B251D3"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="00B251D3"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출석과</w:t>
        </w:r>
        <w:r w:rsidR="00B251D3"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="00B251D3"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출석위원</w:t>
        </w:r>
        <w:r w:rsidR="00B251D3"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="00B251D3"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과반수의</w:t>
        </w:r>
        <w:r w:rsidR="00B251D3"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="00B251D3"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찬성으로</w:t>
        </w:r>
        <w:r w:rsidR="00B251D3" w:rsidRPr="00C7696D">
          <w:rPr>
            <w:rFonts w:ascii="맑은 고딕" w:eastAsia="맑은 고딕" w:hAnsi="맑은 고딕" w:cs="함초롬바탕"/>
            <w:spacing w:val="-10"/>
            <w:w w:val="95"/>
            <w:position w:val="1"/>
          </w:rPr>
          <w:t xml:space="preserve"> </w:t>
        </w:r>
        <w:r w:rsidR="00B251D3" w:rsidRPr="00C7696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의결한다</w:t>
        </w:r>
        <w:r w:rsidR="00B251D3" w:rsidRPr="00C7696D">
          <w:rPr>
            <w:rFonts w:ascii="맑은 고딕" w:eastAsia="맑은 고딕" w:hAnsi="맑은 고딕"/>
            <w:spacing w:val="-10"/>
            <w:w w:val="95"/>
            <w:position w:val="1"/>
          </w:rPr>
          <w:t>.</w:t>
        </w:r>
      </w:ins>
    </w:p>
    <w:p w14:paraId="1AA8219C" w14:textId="07217856" w:rsidR="001969EF" w:rsidRPr="009D312D" w:rsidRDefault="00816CB6">
      <w:pPr>
        <w:pStyle w:val="a5"/>
        <w:numPr>
          <w:ilvl w:val="0"/>
          <w:numId w:val="34"/>
        </w:numPr>
        <w:rPr>
          <w:ins w:id="1463" w:author="Matthew Yeansoo Jeong" w:date="2026-01-15T14:34:00Z" w16du:dateUtc="2026-01-15T05:34:00Z"/>
          <w:rFonts w:ascii="맑은 고딕" w:eastAsia="맑은 고딕" w:hAnsi="맑은 고딕"/>
          <w:rPrChange w:id="1464" w:author="Matthew Yeansoo Jeong" w:date="2026-01-15T14:34:00Z" w16du:dateUtc="2026-01-15T05:34:00Z">
            <w:rPr>
              <w:ins w:id="1465" w:author="Matthew Yeansoo Jeong" w:date="2026-01-15T14:34:00Z" w16du:dateUtc="2026-01-15T05:34:00Z"/>
              <w:rFonts w:ascii="맑은 고딕" w:eastAsia="맑은 고딕" w:hAnsi="맑은 고딕"/>
              <w:spacing w:val="-10"/>
              <w:w w:val="95"/>
              <w:position w:val="1"/>
            </w:rPr>
          </w:rPrChange>
        </w:rPr>
        <w:pPrChange w:id="1466" w:author="Matthew Yeansoo Jeong" w:date="2026-01-20T14:13:00Z" w16du:dateUtc="2026-01-20T05:13:00Z">
          <w:pPr>
            <w:pStyle w:val="a5"/>
            <w:numPr>
              <w:numId w:val="39"/>
            </w:numPr>
            <w:ind w:left="786" w:hanging="360"/>
          </w:pPr>
        </w:pPrChange>
      </w:pPr>
      <w:ins w:id="1467" w:author="Matthew Yeansoo Jeong" w:date="2026-01-20T14:13:00Z" w16du:dateUtc="2026-01-20T05:13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위원장</w:t>
        </w:r>
      </w:ins>
      <w:ins w:id="1468" w:author="Matthew Yeansoo Jeong" w:date="2026-01-20T14:15:00Z" w16du:dateUtc="2026-01-20T05:15:00Z">
        <w:r w:rsidR="007B668A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의 필요하다 판단하는 경우 </w:t>
        </w:r>
      </w:ins>
      <w:ins w:id="1469" w:author="Matthew Yeansoo Jeong" w:date="2026-01-20T14:13:00Z" w16du:dateUtc="2026-01-20T05:13:00Z"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본 조 제1항의 회의체를 포괄하는 전체회의를 소집할 수 있으며, </w:t>
        </w:r>
      </w:ins>
      <w:ins w:id="1470" w:author="Matthew Yeansoo Jeong" w:date="2026-01-20T14:15:00Z" w16du:dateUtc="2026-01-20T05:15:00Z">
        <w:r w:rsidR="007B668A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해당회의 </w:t>
        </w:r>
      </w:ins>
      <w:ins w:id="1471" w:author="Matthew Yeansoo Jeong" w:date="2026-01-20T14:18:00Z" w16du:dateUtc="2026-01-20T05:18:00Z">
        <w:r w:rsidR="00FD3D3E">
          <w:rPr>
            <w:rFonts w:ascii="맑은 고딕" w:eastAsia="맑은 고딕" w:hAnsi="맑은 고딕" w:hint="eastAsia"/>
            <w:spacing w:val="-10"/>
            <w:w w:val="95"/>
            <w:position w:val="1"/>
          </w:rPr>
          <w:t>경과에 따른</w:t>
        </w:r>
      </w:ins>
      <w:ins w:id="1472" w:author="Matthew Yeansoo Jeong" w:date="2026-01-20T14:15:00Z" w16du:dateUtc="2026-01-20T05:15:00Z">
        <w:r w:rsidR="007B668A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 </w:t>
        </w:r>
        <w:r w:rsidR="00256241">
          <w:rPr>
            <w:rFonts w:ascii="맑은 고딕" w:eastAsia="맑은 고딕" w:hAnsi="맑은 고딕" w:hint="eastAsia"/>
            <w:spacing w:val="-10"/>
            <w:w w:val="95"/>
            <w:position w:val="1"/>
          </w:rPr>
          <w:t>심의</w:t>
        </w:r>
      </w:ins>
      <w:ins w:id="1473" w:author="Matthew Yeansoo Jeong" w:date="2026-01-20T14:16:00Z" w16du:dateUtc="2026-01-20T05:16:00Z">
        <w:r w:rsidR="00256241"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의결 사항은 </w:t>
        </w:r>
        <w:r w:rsidR="00FF4B9E">
          <w:rPr>
            <w:rFonts w:ascii="맑은 고딕" w:eastAsia="맑은 고딕" w:hAnsi="맑은 고딕" w:hint="eastAsia"/>
            <w:spacing w:val="-10"/>
            <w:w w:val="95"/>
            <w:position w:val="1"/>
          </w:rPr>
          <w:t>직전 정책회의 또는 운영회의의 의결사항</w:t>
        </w:r>
      </w:ins>
      <w:ins w:id="1474" w:author="Matthew Yeansoo Jeong" w:date="2026-01-20T14:18:00Z" w16du:dateUtc="2026-01-20T05:18:00Z">
        <w:r w:rsidR="00FD3D3E">
          <w:rPr>
            <w:rFonts w:ascii="맑은 고딕" w:eastAsia="맑은 고딕" w:hAnsi="맑은 고딕" w:hint="eastAsia"/>
            <w:spacing w:val="-10"/>
            <w:w w:val="95"/>
            <w:position w:val="1"/>
          </w:rPr>
          <w:t>에 우선한다</w:t>
        </w:r>
      </w:ins>
      <w:ins w:id="1475" w:author="Matthew Yeansoo Jeong" w:date="2026-01-20T14:16:00Z" w16du:dateUtc="2026-01-20T05:16:00Z">
        <w:r w:rsidR="00FF4B9E">
          <w:rPr>
            <w:rFonts w:ascii="맑은 고딕" w:eastAsia="맑은 고딕" w:hAnsi="맑은 고딕" w:hint="eastAsia"/>
            <w:spacing w:val="-10"/>
            <w:w w:val="95"/>
            <w:position w:val="1"/>
          </w:rPr>
          <w:t>.</w:t>
        </w:r>
      </w:ins>
    </w:p>
    <w:p w14:paraId="5728EBD6" w14:textId="77777777" w:rsidR="009D312D" w:rsidRPr="00C7696D" w:rsidRDefault="009D312D">
      <w:pPr>
        <w:pStyle w:val="a5"/>
        <w:ind w:left="786"/>
        <w:rPr>
          <w:ins w:id="1476" w:author="Matthew Yeansoo Jeong" w:date="2026-01-15T13:27:00Z" w16du:dateUtc="2026-01-15T04:27:00Z"/>
          <w:rFonts w:ascii="맑은 고딕" w:eastAsia="맑은 고딕" w:hAnsi="맑은 고딕"/>
        </w:rPr>
        <w:pPrChange w:id="1477" w:author="Matthew Yeansoo Jeong" w:date="2026-01-15T14:34:00Z" w16du:dateUtc="2026-01-15T05:34:00Z">
          <w:pPr>
            <w:pStyle w:val="a5"/>
            <w:numPr>
              <w:numId w:val="34"/>
            </w:numPr>
            <w:ind w:left="360" w:hanging="360"/>
          </w:pPr>
        </w:pPrChange>
      </w:pPr>
    </w:p>
    <w:p w14:paraId="3F75E6B7" w14:textId="63A20221" w:rsidR="00B251D3" w:rsidRPr="00B251D3" w:rsidDel="00B251D3" w:rsidRDefault="00B251D3">
      <w:pPr>
        <w:pStyle w:val="a5"/>
        <w:ind w:left="360"/>
        <w:rPr>
          <w:del w:id="1478" w:author="Matthew Yeansoo Jeong" w:date="2026-01-15T13:27:00Z" w16du:dateUtc="2026-01-15T04:27:00Z"/>
          <w:rFonts w:ascii="맑은 고딕" w:eastAsia="맑은 고딕" w:hAnsi="맑은 고딕"/>
          <w:rPrChange w:id="1479" w:author="Matthew Yeansoo Jeong" w:date="2026-01-15T13:27:00Z" w16du:dateUtc="2026-01-15T04:27:00Z">
            <w:rPr>
              <w:del w:id="1480" w:author="Matthew Yeansoo Jeong" w:date="2026-01-15T13:27:00Z" w16du:dateUtc="2026-01-15T04:27:00Z"/>
              <w:rFonts w:ascii="바탕체" w:eastAsia="바탕체" w:hAnsi="바탕체"/>
            </w:rPr>
          </w:rPrChange>
        </w:rPr>
        <w:pPrChange w:id="1481" w:author="Matthew Yeansoo Jeong" w:date="2026-01-15T13:27:00Z" w16du:dateUtc="2026-01-15T04:27:00Z">
          <w:pPr>
            <w:pStyle w:val="a5"/>
          </w:pPr>
        </w:pPrChange>
      </w:pPr>
    </w:p>
    <w:p w14:paraId="78AB10E8" w14:textId="1B7E947A" w:rsidR="00CA70C1" w:rsidRPr="00CA70C1" w:rsidDel="00AB1DBA" w:rsidRDefault="00CA70C1" w:rsidP="00CA70C1">
      <w:pPr>
        <w:pStyle w:val="a5"/>
        <w:rPr>
          <w:del w:id="1482" w:author="Matthew Yeansoo Jeong" w:date="2026-01-15T13:57:00Z" w16du:dateUtc="2026-01-15T04:57:00Z"/>
          <w:rFonts w:ascii="맑은 고딕" w:eastAsia="맑은 고딕" w:hAnsi="맑은 고딕"/>
          <w:rPrChange w:id="1483" w:author="Isaac Cheolsu Lee" w:date="2024-01-02T14:09:00Z">
            <w:rPr>
              <w:del w:id="1484" w:author="Matthew Yeansoo Jeong" w:date="2026-01-15T13:57:00Z" w16du:dateUtc="2026-01-15T04:57:00Z"/>
              <w:rFonts w:ascii="바탕체" w:eastAsia="바탕체" w:hAnsi="바탕체"/>
            </w:rPr>
          </w:rPrChange>
        </w:rPr>
      </w:pPr>
      <w:del w:id="1485" w:author="Matthew Yeansoo Jeong" w:date="2026-01-15T13:27:00Z" w16du:dateUtc="2026-01-15T04:27:00Z"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48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③위원회의</w:delText>
        </w:r>
        <w:r w:rsidRPr="00CA70C1" w:rsidDel="00B251D3">
          <w:rPr>
            <w:rFonts w:ascii="맑은 고딕" w:eastAsia="맑은 고딕" w:hAnsi="맑은 고딕" w:cs="함초롬바탕"/>
            <w:spacing w:val="-10"/>
            <w:w w:val="95"/>
            <w:position w:val="1"/>
            <w:rPrChange w:id="1487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488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회의는</w:delText>
        </w:r>
        <w:r w:rsidRPr="00CA70C1" w:rsidDel="00B251D3">
          <w:rPr>
            <w:rFonts w:ascii="맑은 고딕" w:eastAsia="맑은 고딕" w:hAnsi="맑은 고딕" w:cs="함초롬바탕"/>
            <w:spacing w:val="-10"/>
            <w:w w:val="95"/>
            <w:position w:val="1"/>
            <w:rPrChange w:id="1489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49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재적위원</w:delText>
        </w:r>
        <w:r w:rsidRPr="00CA70C1" w:rsidDel="00B251D3">
          <w:rPr>
            <w:rFonts w:ascii="맑은 고딕" w:eastAsia="맑은 고딕" w:hAnsi="맑은 고딕" w:cs="함초롬바탕"/>
            <w:spacing w:val="-10"/>
            <w:w w:val="95"/>
            <w:position w:val="1"/>
            <w:rPrChange w:id="1491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49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과반수의</w:delText>
        </w:r>
        <w:r w:rsidRPr="00CA70C1" w:rsidDel="00B251D3">
          <w:rPr>
            <w:rFonts w:ascii="맑은 고딕" w:eastAsia="맑은 고딕" w:hAnsi="맑은 고딕" w:cs="함초롬바탕"/>
            <w:spacing w:val="-10"/>
            <w:w w:val="95"/>
            <w:position w:val="1"/>
            <w:rPrChange w:id="1493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49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출석과</w:delText>
        </w:r>
        <w:r w:rsidRPr="00CA70C1" w:rsidDel="00B251D3">
          <w:rPr>
            <w:rFonts w:ascii="맑은 고딕" w:eastAsia="맑은 고딕" w:hAnsi="맑은 고딕" w:cs="함초롬바탕"/>
            <w:spacing w:val="-10"/>
            <w:w w:val="95"/>
            <w:position w:val="1"/>
            <w:rPrChange w:id="1495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49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출석위원</w:delText>
        </w:r>
        <w:r w:rsidRPr="00CA70C1" w:rsidDel="00B251D3">
          <w:rPr>
            <w:rFonts w:ascii="맑은 고딕" w:eastAsia="맑은 고딕" w:hAnsi="맑은 고딕" w:cs="함초롬바탕"/>
            <w:spacing w:val="-10"/>
            <w:w w:val="95"/>
            <w:position w:val="1"/>
            <w:rPrChange w:id="1497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498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과반수의</w:delText>
        </w:r>
        <w:r w:rsidRPr="00CA70C1" w:rsidDel="00B251D3">
          <w:rPr>
            <w:rFonts w:ascii="맑은 고딕" w:eastAsia="맑은 고딕" w:hAnsi="맑은 고딕" w:cs="함초롬바탕"/>
            <w:spacing w:val="-10"/>
            <w:w w:val="95"/>
            <w:position w:val="1"/>
            <w:rPrChange w:id="1499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50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찬성으로</w:delText>
        </w:r>
        <w:r w:rsidRPr="00CA70C1" w:rsidDel="00B251D3">
          <w:rPr>
            <w:rFonts w:ascii="맑은 고딕" w:eastAsia="맑은 고딕" w:hAnsi="맑은 고딕" w:cs="함초롬바탕"/>
            <w:spacing w:val="-10"/>
            <w:w w:val="95"/>
            <w:position w:val="1"/>
            <w:rPrChange w:id="1501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50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의결한다</w:delText>
        </w:r>
        <w:r w:rsidRPr="00CA70C1" w:rsidDel="00B251D3">
          <w:rPr>
            <w:rFonts w:ascii="맑은 고딕" w:eastAsia="맑은 고딕" w:hAnsi="맑은 고딕"/>
            <w:spacing w:val="-10"/>
            <w:w w:val="95"/>
            <w:position w:val="1"/>
            <w:rPrChange w:id="1503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.</w:delText>
        </w:r>
      </w:del>
    </w:p>
    <w:p w14:paraId="55B479E2" w14:textId="556D356F" w:rsidR="00CA70C1" w:rsidRPr="00CA70C1" w:rsidDel="00AB1DBA" w:rsidRDefault="00CA70C1" w:rsidP="00CA70C1">
      <w:pPr>
        <w:pStyle w:val="a5"/>
        <w:rPr>
          <w:del w:id="1504" w:author="Matthew Yeansoo Jeong" w:date="2026-01-15T13:57:00Z" w16du:dateUtc="2026-01-15T04:57:00Z"/>
          <w:rFonts w:ascii="맑은 고딕" w:eastAsia="맑은 고딕" w:hAnsi="맑은 고딕"/>
          <w:spacing w:val="-10"/>
          <w:w w:val="95"/>
          <w:position w:val="1"/>
          <w:rPrChange w:id="1505" w:author="Isaac Cheolsu Lee" w:date="2024-01-02T14:09:00Z">
            <w:rPr>
              <w:del w:id="1506" w:author="Matthew Yeansoo Jeong" w:date="2026-01-15T13:57:00Z" w16du:dateUtc="2026-01-15T04:57:00Z"/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039F6CE2" w14:textId="77777777" w:rsidR="00BE04B7" w:rsidRDefault="00BE04B7" w:rsidP="00BE04B7">
      <w:pPr>
        <w:pStyle w:val="a5"/>
        <w:rPr>
          <w:ins w:id="1507" w:author="Matthew Yeansoo Jeong" w:date="2026-01-20T09:01:00Z" w16du:dateUtc="2026-01-20T00:01:00Z"/>
          <w:rFonts w:ascii="맑은 고딕" w:eastAsia="맑은 고딕" w:hAnsi="맑은 고딕"/>
          <w:spacing w:val="-10"/>
          <w:w w:val="95"/>
          <w:position w:val="1"/>
        </w:rPr>
      </w:pPr>
      <w:ins w:id="1508" w:author="Matthew Yeansoo Jeong" w:date="2026-01-20T09:01:00Z" w16du:dateUtc="2026-01-20T00:01:00Z">
        <w:r w:rsidRPr="00B42DE8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제</w:t>
        </w:r>
        <w:r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 xml:space="preserve"> </w:t>
        </w:r>
        <w:r w:rsidRPr="00B42DE8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>1</w:t>
        </w:r>
        <w:r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6</w:t>
        </w:r>
        <w:r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  <w:r w:rsidRPr="00B42DE8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조</w:t>
        </w:r>
        <w:r w:rsidRPr="00B42DE8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 xml:space="preserve"> </w:t>
        </w:r>
        <w:r w:rsidRPr="00CA70C1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>[</w:t>
        </w:r>
        <w:r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공통위원</w:t>
        </w:r>
        <w:r w:rsidRPr="00CA70C1">
          <w:rPr>
            <w:rFonts w:ascii="맑은 고딕" w:eastAsia="맑은 고딕" w:hAnsi="맑은 고딕"/>
            <w:spacing w:val="-10"/>
            <w:w w:val="95"/>
            <w:position w:val="1"/>
          </w:rPr>
          <w:t>]</w:t>
        </w:r>
      </w:ins>
    </w:p>
    <w:p w14:paraId="1620BDB2" w14:textId="77777777" w:rsidR="00BE04B7" w:rsidRDefault="00BE04B7" w:rsidP="00BE04B7">
      <w:pPr>
        <w:pStyle w:val="a5"/>
        <w:numPr>
          <w:ilvl w:val="0"/>
          <w:numId w:val="35"/>
        </w:numPr>
        <w:rPr>
          <w:ins w:id="1509" w:author="Matthew Yeansoo Jeong" w:date="2026-01-20T09:01:00Z" w16du:dateUtc="2026-01-20T00:01:00Z"/>
          <w:rFonts w:ascii="맑은 고딕" w:eastAsia="맑은 고딕" w:hAnsi="맑은 고딕" w:cs="함초롬바탕"/>
          <w:spacing w:val="-10"/>
          <w:w w:val="95"/>
          <w:position w:val="1"/>
        </w:rPr>
      </w:pPr>
      <w:ins w:id="1510" w:author="Matthew Yeansoo Jeong" w:date="2026-01-20T09:01:00Z" w16du:dateUtc="2026-01-20T00:01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공통위원은 </w:t>
        </w:r>
        <w:r w:rsidRPr="00B42DE8">
          <w:rPr>
            <w:rFonts w:ascii="맑은 고딕" w:eastAsia="맑은 고딕" w:hAnsi="맑은 고딕" w:hint="eastAsia"/>
            <w:spacing w:val="-10"/>
            <w:w w:val="95"/>
            <w:position w:val="1"/>
          </w:rPr>
          <w:t>각</w:t>
        </w:r>
        <w:r w:rsidRPr="00B42DE8">
          <w:rPr>
            <w:rFonts w:ascii="맑은 고딕" w:eastAsia="맑은 고딕" w:hAnsi="맑은 고딕"/>
            <w:spacing w:val="-10"/>
            <w:w w:val="95"/>
            <w:position w:val="1"/>
          </w:rPr>
          <w:t xml:space="preserve"> 회사의 재무담당이사 또는 </w:t>
        </w:r>
        <w:r w:rsidRPr="00B42DE8">
          <w:rPr>
            <w:rFonts w:ascii="맑은 고딕" w:eastAsia="맑은 고딕" w:hAnsi="맑은 고딕" w:hint="eastAsia"/>
            <w:spacing w:val="-10"/>
            <w:w w:val="95"/>
            <w:position w:val="1"/>
          </w:rPr>
          <w:t>각</w:t>
        </w:r>
        <w:r w:rsidRPr="00B42DE8">
          <w:rPr>
            <w:rFonts w:ascii="맑은 고딕" w:eastAsia="맑은 고딕" w:hAnsi="맑은 고딕"/>
            <w:spacing w:val="-10"/>
            <w:w w:val="95"/>
            <w:position w:val="1"/>
          </w:rPr>
          <w:t xml:space="preserve"> 회사 대표이사</w:t>
        </w:r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로부터 위임을 받은</w:t>
        </w:r>
        <w:r w:rsidRPr="00B42DE8">
          <w:rPr>
            <w:rFonts w:ascii="맑은 고딕" w:eastAsia="맑은 고딕" w:hAnsi="맑은 고딕"/>
            <w:spacing w:val="-10"/>
            <w:w w:val="95"/>
            <w:position w:val="1"/>
          </w:rPr>
          <w:t xml:space="preserve"> 자</w:t>
        </w:r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가</w:t>
        </w:r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 맡는다.</w:t>
        </w:r>
      </w:ins>
    </w:p>
    <w:p w14:paraId="011A13DC" w14:textId="77777777" w:rsidR="00BE04B7" w:rsidRPr="00C7696D" w:rsidRDefault="00BE04B7" w:rsidP="00BE04B7">
      <w:pPr>
        <w:pStyle w:val="a5"/>
        <w:numPr>
          <w:ilvl w:val="0"/>
          <w:numId w:val="35"/>
        </w:numPr>
        <w:rPr>
          <w:ins w:id="1511" w:author="Matthew Yeansoo Jeong" w:date="2026-01-20T09:01:00Z" w16du:dateUtc="2026-01-20T00:01:00Z"/>
          <w:rFonts w:ascii="맑은 고딕" w:eastAsia="맑은 고딕" w:hAnsi="맑은 고딕"/>
        </w:rPr>
      </w:pPr>
      <w:ins w:id="1512" w:author="Matthew Yeansoo Jeong" w:date="2026-01-20T09:01:00Z" w16du:dateUtc="2026-01-20T00:01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공통위원은 본 규정에 따라 소속 회사의 자금이 운용되도록 책임을 다 하여야 한다.</w:t>
        </w:r>
      </w:ins>
    </w:p>
    <w:p w14:paraId="60788941" w14:textId="76208A2F" w:rsidR="00BE04B7" w:rsidRPr="00B42DE8" w:rsidRDefault="00BE04B7" w:rsidP="00BE04B7">
      <w:pPr>
        <w:pStyle w:val="a5"/>
        <w:numPr>
          <w:ilvl w:val="0"/>
          <w:numId w:val="35"/>
        </w:numPr>
        <w:rPr>
          <w:ins w:id="1513" w:author="Matthew Yeansoo Jeong" w:date="2026-01-20T09:01:00Z" w16du:dateUtc="2026-01-20T00:01:00Z"/>
          <w:rFonts w:ascii="맑은 고딕" w:eastAsia="맑은 고딕" w:hAnsi="맑은 고딕"/>
        </w:rPr>
      </w:pPr>
      <w:commentRangeStart w:id="1514"/>
      <w:ins w:id="1515" w:author="Matthew Yeansoo Jeong" w:date="2026-01-20T09:01:00Z" w16du:dateUtc="2026-01-20T00:01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공통위원은 기업군 내 비</w:t>
        </w:r>
      </w:ins>
      <w:ins w:id="1516" w:author="Matthew Yeansoo Jeong" w:date="2026-01-20T09:32:00Z" w16du:dateUtc="2026-01-20T00:32:00Z">
        <w:r w:rsidR="00D04903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(非)</w:t>
        </w:r>
      </w:ins>
      <w:ins w:id="1517" w:author="Matthew Yeansoo Jeong" w:date="2026-01-20T09:01:00Z" w16du:dateUtc="2026-01-20T00:01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소속회사의 자금운용과 관련된 위험관리 및 운용실태에 대한 검사권을 가지며, 최소 연</w:t>
        </w:r>
      </w:ins>
      <w:ins w:id="1518" w:author="Matthew Yeansoo Jeong" w:date="2026-01-20T10:15:00Z" w16du:dateUtc="2026-01-20T01:15:00Z">
        <w:r w:rsidR="00022689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 </w:t>
        </w:r>
      </w:ins>
      <w:ins w:id="1519" w:author="Matthew Yeansoo Jeong" w:date="2026-01-20T09:01:00Z" w16du:dateUtc="2026-01-20T00:01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1회 이상 기업군 내 </w:t>
        </w:r>
      </w:ins>
      <w:ins w:id="1520" w:author="Matthew Yeansoo Jeong" w:date="2026-01-20T09:32:00Z" w16du:dateUtc="2026-01-20T00:32:00Z">
        <w:r w:rsidR="00D04903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비(非)</w:t>
        </w:r>
      </w:ins>
      <w:ins w:id="1521" w:author="Matthew Yeansoo Jeong" w:date="2026-01-20T09:01:00Z" w16du:dateUtc="2026-01-20T00:01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소속회사의 자금운용에 대한 검사를 실시하고 이에 대한 평가자료를 작성하여야 한다.</w:t>
        </w:r>
      </w:ins>
      <w:commentRangeEnd w:id="1514"/>
      <w:r w:rsidR="00F71582" w:rsidRPr="00B42DE8">
        <w:rPr>
          <w:rStyle w:val="afff3"/>
          <w:rFonts w:ascii="맑은 고딕" w:eastAsia="맑은 고딕" w:hAnsi="맑은 고딕"/>
          <w:sz w:val="20"/>
          <w:szCs w:val="20"/>
        </w:rPr>
        <w:commentReference w:id="1514"/>
      </w:r>
    </w:p>
    <w:p w14:paraId="0B367482" w14:textId="77777777" w:rsidR="00BE04B7" w:rsidRPr="00B42DE8" w:rsidRDefault="00BE04B7" w:rsidP="00BE04B7">
      <w:pPr>
        <w:pStyle w:val="a5"/>
        <w:numPr>
          <w:ilvl w:val="0"/>
          <w:numId w:val="35"/>
        </w:numPr>
        <w:rPr>
          <w:ins w:id="1522" w:author="Matthew Yeansoo Jeong" w:date="2026-01-20T09:01:00Z" w16du:dateUtc="2026-01-20T00:01:00Z"/>
          <w:rFonts w:ascii="맑은 고딕" w:eastAsia="맑은 고딕" w:hAnsi="맑은 고딕"/>
        </w:rPr>
      </w:pPr>
      <w:ins w:id="1523" w:author="Matthew Yeansoo Jeong" w:date="2026-01-20T09:01:00Z" w16du:dateUtc="2026-01-20T00:01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본조 제3항에 따른 평가자료는 제15조 제1항 제1호의 정책회의에서 평가자료로 활용될 수 있다.</w:t>
        </w:r>
      </w:ins>
    </w:p>
    <w:p w14:paraId="432061C3" w14:textId="77777777" w:rsidR="00BE04B7" w:rsidRDefault="00BE04B7" w:rsidP="00BE04B7">
      <w:pPr>
        <w:pStyle w:val="a5"/>
        <w:rPr>
          <w:ins w:id="1524" w:author="Matthew Yeansoo Jeong" w:date="2026-01-20T09:01:00Z" w16du:dateUtc="2026-01-20T00:01:00Z"/>
          <w:rFonts w:ascii="맑은 고딕" w:eastAsia="맑은 고딕" w:hAnsi="맑은 고딕" w:cs="함초롬바탕"/>
          <w:spacing w:val="-10"/>
          <w:w w:val="95"/>
          <w:position w:val="1"/>
        </w:rPr>
      </w:pPr>
    </w:p>
    <w:p w14:paraId="34D9843A" w14:textId="77777777" w:rsidR="00BE04B7" w:rsidRDefault="00BE04B7" w:rsidP="00BE04B7">
      <w:pPr>
        <w:pStyle w:val="a5"/>
        <w:rPr>
          <w:ins w:id="1525" w:author="Matthew Yeansoo Jeong" w:date="2026-01-20T09:01:00Z" w16du:dateUtc="2026-01-20T00:01:00Z"/>
          <w:rFonts w:ascii="맑은 고딕" w:eastAsia="맑은 고딕" w:hAnsi="맑은 고딕"/>
          <w:spacing w:val="-10"/>
          <w:w w:val="95"/>
          <w:position w:val="1"/>
        </w:rPr>
      </w:pPr>
      <w:ins w:id="1526" w:author="Matthew Yeansoo Jeong" w:date="2026-01-20T09:01:00Z" w16du:dateUtc="2026-01-20T00:01:00Z">
        <w:r w:rsidRPr="00B42DE8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제</w:t>
        </w:r>
        <w:r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 xml:space="preserve"> </w:t>
        </w:r>
        <w:r w:rsidRPr="00B42DE8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>1</w:t>
        </w:r>
        <w:r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7</w:t>
        </w:r>
        <w:r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  <w:r w:rsidRPr="00B42DE8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조</w:t>
        </w:r>
        <w:r w:rsidRPr="00B42DE8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 xml:space="preserve"> </w:t>
        </w:r>
        <w:r w:rsidRPr="00CA70C1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>[</w:t>
        </w:r>
        <w:r w:rsidRPr="00B42DE8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간사</w:t>
        </w:r>
        <w:r w:rsidRPr="00CA70C1">
          <w:rPr>
            <w:rFonts w:ascii="맑은 고딕" w:eastAsia="맑은 고딕" w:hAnsi="맑은 고딕"/>
            <w:spacing w:val="-10"/>
            <w:w w:val="95"/>
            <w:position w:val="1"/>
          </w:rPr>
          <w:t>]</w:t>
        </w:r>
      </w:ins>
    </w:p>
    <w:p w14:paraId="17B271E0" w14:textId="77777777" w:rsidR="00BE04B7" w:rsidRDefault="00BE04B7">
      <w:pPr>
        <w:pStyle w:val="a5"/>
        <w:numPr>
          <w:ilvl w:val="0"/>
          <w:numId w:val="43"/>
        </w:numPr>
        <w:rPr>
          <w:ins w:id="1527" w:author="Matthew Yeansoo Jeong" w:date="2026-01-20T09:01:00Z" w16du:dateUtc="2026-01-20T00:01:00Z"/>
          <w:rFonts w:ascii="맑은 고딕" w:eastAsia="맑은 고딕" w:hAnsi="맑은 고딕" w:cs="함초롬바탕"/>
          <w:spacing w:val="-10"/>
          <w:w w:val="95"/>
          <w:position w:val="1"/>
        </w:rPr>
        <w:pPrChange w:id="1528" w:author="Matthew Yeansoo Jeong" w:date="2026-01-20T09:14:00Z" w16du:dateUtc="2026-01-20T00:14:00Z">
          <w:pPr>
            <w:pStyle w:val="a5"/>
            <w:numPr>
              <w:numId w:val="35"/>
            </w:numPr>
            <w:ind w:left="360" w:hanging="360"/>
          </w:pPr>
        </w:pPrChange>
      </w:pPr>
      <w:ins w:id="1529" w:author="Matthew Yeansoo Jeong" w:date="2026-01-20T09:01:00Z" w16du:dateUtc="2026-01-20T00:01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간사는 </w:t>
        </w:r>
        <w:r w:rsidRPr="00C7696D">
          <w:rPr>
            <w:rFonts w:ascii="맑은 고딕" w:eastAsia="맑은 고딕" w:hAnsi="맑은 고딕" w:hint="eastAsia"/>
            <w:spacing w:val="-10"/>
            <w:w w:val="95"/>
            <w:position w:val="1"/>
          </w:rPr>
          <w:t>회사가 속한 기업군 지배회사의</w:t>
        </w:r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 재무부서장이 맡는다.</w:t>
        </w:r>
      </w:ins>
    </w:p>
    <w:p w14:paraId="33C758D2" w14:textId="77777777" w:rsidR="00BE04B7" w:rsidRPr="00C7696D" w:rsidRDefault="00BE04B7">
      <w:pPr>
        <w:pStyle w:val="a5"/>
        <w:numPr>
          <w:ilvl w:val="0"/>
          <w:numId w:val="43"/>
        </w:numPr>
        <w:rPr>
          <w:ins w:id="1530" w:author="Matthew Yeansoo Jeong" w:date="2026-01-20T09:01:00Z" w16du:dateUtc="2026-01-20T00:01:00Z"/>
          <w:rFonts w:ascii="맑은 고딕" w:eastAsia="맑은 고딕" w:hAnsi="맑은 고딕"/>
        </w:rPr>
        <w:pPrChange w:id="1531" w:author="Matthew Yeansoo Jeong" w:date="2026-01-20T09:14:00Z" w16du:dateUtc="2026-01-20T00:14:00Z">
          <w:pPr>
            <w:pStyle w:val="a5"/>
            <w:numPr>
              <w:numId w:val="35"/>
            </w:numPr>
            <w:ind w:left="360" w:hanging="360"/>
          </w:pPr>
        </w:pPrChange>
      </w:pPr>
      <w:ins w:id="1532" w:author="Matthew Yeansoo Jeong" w:date="2026-01-20T09:01:00Z" w16du:dateUtc="2026-01-20T00:01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간사는 위원장을 보좌하며, 위원회 회의진행을 총괄한다.</w:t>
        </w:r>
      </w:ins>
    </w:p>
    <w:p w14:paraId="01A73DD8" w14:textId="77777777" w:rsidR="00BE04B7" w:rsidRPr="004A5838" w:rsidRDefault="00BE04B7">
      <w:pPr>
        <w:pStyle w:val="a5"/>
        <w:numPr>
          <w:ilvl w:val="0"/>
          <w:numId w:val="43"/>
        </w:numPr>
        <w:rPr>
          <w:ins w:id="1533" w:author="Matthew Yeansoo Jeong" w:date="2026-01-20T09:13:00Z" w16du:dateUtc="2026-01-20T00:13:00Z"/>
          <w:rFonts w:ascii="맑은 고딕" w:eastAsia="맑은 고딕" w:hAnsi="맑은 고딕"/>
          <w:rPrChange w:id="1534" w:author="Matthew Yeansoo Jeong" w:date="2026-01-20T09:13:00Z" w16du:dateUtc="2026-01-20T00:13:00Z">
            <w:rPr>
              <w:ins w:id="1535" w:author="Matthew Yeansoo Jeong" w:date="2026-01-20T09:13:00Z" w16du:dateUtc="2026-01-20T00:13:00Z"/>
              <w:rFonts w:ascii="맑은 고딕" w:eastAsia="맑은 고딕" w:hAnsi="맑은 고딕" w:cs="함초롬바탕"/>
              <w:spacing w:val="-10"/>
              <w:w w:val="95"/>
              <w:position w:val="1"/>
            </w:rPr>
          </w:rPrChange>
        </w:rPr>
        <w:pPrChange w:id="1536" w:author="Matthew Yeansoo Jeong" w:date="2026-01-20T09:14:00Z" w16du:dateUtc="2026-01-20T00:14:00Z">
          <w:pPr>
            <w:pStyle w:val="a5"/>
            <w:numPr>
              <w:numId w:val="35"/>
            </w:numPr>
            <w:ind w:left="360" w:hanging="360"/>
          </w:pPr>
        </w:pPrChange>
      </w:pPr>
      <w:ins w:id="1537" w:author="Matthew Yeansoo Jeong" w:date="2026-01-20T09:01:00Z" w16du:dateUtc="2026-01-20T00:01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간사는 자금운용위원회를 통해 심의된 결정사항이 회사 및 회사가 속한 기업군 전체에서 적절히 운영되는지에 대한 관리감독을 한다.</w:t>
        </w:r>
      </w:ins>
    </w:p>
    <w:p w14:paraId="0E825D86" w14:textId="77777777" w:rsidR="004A5838" w:rsidRDefault="004A5838" w:rsidP="004A5838">
      <w:pPr>
        <w:pStyle w:val="a5"/>
        <w:rPr>
          <w:ins w:id="1538" w:author="Matthew Yeansoo Jeong" w:date="2026-01-20T09:13:00Z" w16du:dateUtc="2026-01-20T00:13:00Z"/>
          <w:rFonts w:ascii="맑은 고딕" w:eastAsia="맑은 고딕" w:hAnsi="맑은 고딕" w:cs="함초롬바탕"/>
          <w:spacing w:val="-10"/>
          <w:w w:val="95"/>
          <w:position w:val="1"/>
        </w:rPr>
      </w:pPr>
    </w:p>
    <w:p w14:paraId="73B4DC56" w14:textId="54364E7A" w:rsidR="004A5838" w:rsidRDefault="004A5838" w:rsidP="004A5838">
      <w:pPr>
        <w:pStyle w:val="a5"/>
        <w:rPr>
          <w:ins w:id="1539" w:author="Matthew Yeansoo Jeong" w:date="2026-01-20T09:13:00Z" w16du:dateUtc="2026-01-20T00:13:00Z"/>
          <w:rFonts w:ascii="맑은 고딕" w:eastAsia="맑은 고딕" w:hAnsi="맑은 고딕"/>
          <w:spacing w:val="-10"/>
          <w:w w:val="95"/>
          <w:position w:val="1"/>
        </w:rPr>
      </w:pPr>
      <w:ins w:id="1540" w:author="Matthew Yeansoo Jeong" w:date="2026-01-20T09:13:00Z" w16du:dateUtc="2026-01-20T00:13:00Z">
        <w:r w:rsidRPr="00B42DE8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lastRenderedPageBreak/>
          <w:t>제</w:t>
        </w:r>
        <w:r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 xml:space="preserve"> </w:t>
        </w:r>
        <w:r w:rsidRPr="00B42DE8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>1</w:t>
        </w:r>
        <w:r w:rsidR="00940CB1"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8</w:t>
        </w:r>
        <w:r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  <w:r w:rsidRPr="00B42DE8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조</w:t>
        </w:r>
        <w:r w:rsidRPr="00B42DE8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 xml:space="preserve"> </w:t>
        </w:r>
        <w:r w:rsidRPr="00CA70C1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>[</w:t>
        </w:r>
        <w:r w:rsidR="00940CB1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회사별 위원</w:t>
        </w:r>
        <w:r w:rsidRPr="00CA70C1">
          <w:rPr>
            <w:rFonts w:ascii="맑은 고딕" w:eastAsia="맑은 고딕" w:hAnsi="맑은 고딕"/>
            <w:spacing w:val="-10"/>
            <w:w w:val="95"/>
            <w:position w:val="1"/>
          </w:rPr>
          <w:t>]</w:t>
        </w:r>
      </w:ins>
    </w:p>
    <w:p w14:paraId="7C75B272" w14:textId="7A3A60E4" w:rsidR="004A5838" w:rsidRDefault="00940CB1">
      <w:pPr>
        <w:pStyle w:val="a5"/>
        <w:numPr>
          <w:ilvl w:val="0"/>
          <w:numId w:val="44"/>
        </w:numPr>
        <w:rPr>
          <w:ins w:id="1541" w:author="Matthew Yeansoo Jeong" w:date="2026-01-20T09:13:00Z" w16du:dateUtc="2026-01-20T00:13:00Z"/>
          <w:rFonts w:ascii="맑은 고딕" w:eastAsia="맑은 고딕" w:hAnsi="맑은 고딕" w:cs="함초롬바탕"/>
          <w:spacing w:val="-10"/>
          <w:w w:val="95"/>
          <w:position w:val="1"/>
        </w:rPr>
        <w:pPrChange w:id="1542" w:author="Matthew Yeansoo Jeong" w:date="2026-01-20T09:14:00Z" w16du:dateUtc="2026-01-20T00:14:00Z">
          <w:pPr>
            <w:pStyle w:val="a5"/>
            <w:numPr>
              <w:numId w:val="35"/>
            </w:numPr>
            <w:ind w:left="360" w:hanging="360"/>
          </w:pPr>
        </w:pPrChange>
      </w:pPr>
      <w:ins w:id="1543" w:author="Matthew Yeansoo Jeong" w:date="2026-01-20T09:13:00Z" w16du:dateUtc="2026-01-20T00:13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회사별 위원은</w:t>
        </w:r>
        <w:r w:rsidR="004A5838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 </w:t>
        </w:r>
      </w:ins>
      <w:ins w:id="1544" w:author="Matthew Yeansoo Jeong" w:date="2026-01-20T09:14:00Z" w16du:dateUtc="2026-01-20T00:14:00Z">
        <w:r w:rsidRPr="00B42DE8">
          <w:rPr>
            <w:rFonts w:ascii="맑은 고딕" w:eastAsia="맑은 고딕" w:hAnsi="맑은 고딕"/>
            <w:spacing w:val="-10"/>
            <w:w w:val="95"/>
            <w:position w:val="1"/>
          </w:rPr>
          <w:t>각 회사 자금팀장</w:t>
        </w:r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>이 맡는다</w:t>
        </w:r>
      </w:ins>
      <w:ins w:id="1545" w:author="Matthew Yeansoo Jeong" w:date="2026-01-20T09:13:00Z" w16du:dateUtc="2026-01-20T00:13:00Z">
        <w:r w:rsidR="004A5838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.</w:t>
        </w:r>
      </w:ins>
    </w:p>
    <w:p w14:paraId="4A4BAC22" w14:textId="3997B5A5" w:rsidR="004A5838" w:rsidRPr="00C7696D" w:rsidRDefault="00077F8F">
      <w:pPr>
        <w:pStyle w:val="a5"/>
        <w:numPr>
          <w:ilvl w:val="0"/>
          <w:numId w:val="44"/>
        </w:numPr>
        <w:rPr>
          <w:ins w:id="1546" w:author="Matthew Yeansoo Jeong" w:date="2026-01-20T09:13:00Z" w16du:dateUtc="2026-01-20T00:13:00Z"/>
          <w:rFonts w:ascii="맑은 고딕" w:eastAsia="맑은 고딕" w:hAnsi="맑은 고딕"/>
        </w:rPr>
        <w:pPrChange w:id="1547" w:author="Matthew Yeansoo Jeong" w:date="2026-01-20T09:14:00Z" w16du:dateUtc="2026-01-20T00:14:00Z">
          <w:pPr>
            <w:pStyle w:val="a5"/>
            <w:numPr>
              <w:numId w:val="35"/>
            </w:numPr>
            <w:ind w:left="360" w:hanging="360"/>
          </w:pPr>
        </w:pPrChange>
      </w:pPr>
      <w:ins w:id="1548" w:author="Matthew Yeansoo Jeong" w:date="2026-01-20T09:14:00Z" w16du:dateUtc="2026-01-20T00:14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회사별 위원은 </w:t>
        </w:r>
      </w:ins>
      <w:ins w:id="1549" w:author="Matthew Yeansoo Jeong" w:date="2026-01-20T09:15:00Z" w16du:dateUtc="2026-01-20T00:15:00Z">
        <w:r w:rsidR="00A514F3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본 규정에 따라 </w:t>
        </w:r>
      </w:ins>
      <w:ins w:id="1550" w:author="Matthew Yeansoo Jeong" w:date="2026-01-20T09:14:00Z" w16du:dateUtc="2026-01-20T00:14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소속 회사의 자금</w:t>
        </w:r>
      </w:ins>
      <w:ins w:id="1551" w:author="Matthew Yeansoo Jeong" w:date="2026-01-20T09:15:00Z" w16du:dateUtc="2026-01-20T00:15:00Z">
        <w:r w:rsidR="00A514F3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이 운용되도록 실무적 프로세스를 점검하고 유지하</w:t>
        </w:r>
        <w:r w:rsidR="00007CB2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고, 소속 팀원을 교육하여야 한다.</w:t>
        </w:r>
      </w:ins>
    </w:p>
    <w:p w14:paraId="541783C5" w14:textId="1C87952E" w:rsidR="004A5838" w:rsidRPr="00901BB8" w:rsidRDefault="00007CB2" w:rsidP="00940CB1">
      <w:pPr>
        <w:pStyle w:val="a5"/>
        <w:numPr>
          <w:ilvl w:val="0"/>
          <w:numId w:val="44"/>
        </w:numPr>
        <w:rPr>
          <w:ins w:id="1552" w:author="Matthew Yeansoo Jeong" w:date="2026-01-20T09:30:00Z" w16du:dateUtc="2026-01-20T00:30:00Z"/>
          <w:rFonts w:ascii="맑은 고딕" w:eastAsia="맑은 고딕" w:hAnsi="맑은 고딕"/>
          <w:rPrChange w:id="1553" w:author="Matthew Yeansoo Jeong" w:date="2026-01-20T09:30:00Z" w16du:dateUtc="2026-01-20T00:30:00Z">
            <w:rPr>
              <w:ins w:id="1554" w:author="Matthew Yeansoo Jeong" w:date="2026-01-20T09:30:00Z" w16du:dateUtc="2026-01-20T00:30:00Z"/>
              <w:rFonts w:ascii="맑은 고딕" w:eastAsia="맑은 고딕" w:hAnsi="맑은 고딕" w:cs="함초롬바탕"/>
              <w:spacing w:val="-10"/>
              <w:w w:val="95"/>
              <w:position w:val="1"/>
            </w:rPr>
          </w:rPrChange>
        </w:rPr>
      </w:pPr>
      <w:ins w:id="1555" w:author="Matthew Yeansoo Jeong" w:date="2026-01-20T09:16:00Z" w16du:dateUtc="2026-01-20T00:16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회사별 위원은 </w:t>
        </w:r>
        <w:r w:rsidR="00565C74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제16조 제3항에 따른 공통위원의 검사</w:t>
        </w:r>
        <w:r w:rsidR="00B0408A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 실시에 협조하</w:t>
        </w:r>
      </w:ins>
      <w:ins w:id="1556" w:author="Matthew Yeansoo Jeong" w:date="2026-01-20T09:18:00Z" w16du:dateUtc="2026-01-20T00:18:00Z">
        <w:r w:rsidR="00102CA5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며</w:t>
        </w:r>
      </w:ins>
      <w:ins w:id="1557" w:author="Matthew Yeansoo Jeong" w:date="2026-01-20T09:17:00Z" w16du:dateUtc="2026-01-20T00:17:00Z">
        <w:r w:rsidR="00E775CB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 보완사항 발생시 최대한 빠른 시일내에 이를 치유하고, 관</w:t>
        </w:r>
      </w:ins>
      <w:ins w:id="1558" w:author="Matthew Yeansoo Jeong" w:date="2026-01-20T09:18:00Z" w16du:dateUtc="2026-01-20T00:18:00Z">
        <w:r w:rsidR="00E775CB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련 조치에 대한 보고를 이행하여야 한다.</w:t>
        </w:r>
      </w:ins>
    </w:p>
    <w:p w14:paraId="08EC9557" w14:textId="77777777" w:rsidR="00901BB8" w:rsidRPr="00901BB8" w:rsidRDefault="00901BB8">
      <w:pPr>
        <w:pStyle w:val="a5"/>
        <w:ind w:left="360"/>
        <w:rPr>
          <w:ins w:id="1559" w:author="Matthew Yeansoo Jeong" w:date="2026-01-20T09:30:00Z" w16du:dateUtc="2026-01-20T00:30:00Z"/>
          <w:rFonts w:ascii="맑은 고딕" w:eastAsia="맑은 고딕" w:hAnsi="맑은 고딕"/>
          <w:rPrChange w:id="1560" w:author="Matthew Yeansoo Jeong" w:date="2026-01-20T09:30:00Z" w16du:dateUtc="2026-01-20T00:30:00Z">
            <w:rPr>
              <w:ins w:id="1561" w:author="Matthew Yeansoo Jeong" w:date="2026-01-20T09:30:00Z" w16du:dateUtc="2026-01-20T00:30:00Z"/>
              <w:rFonts w:ascii="맑은 고딕" w:eastAsia="맑은 고딕" w:hAnsi="맑은 고딕" w:cs="함초롬바탕"/>
              <w:spacing w:val="-10"/>
              <w:w w:val="95"/>
              <w:position w:val="1"/>
            </w:rPr>
          </w:rPrChange>
        </w:rPr>
        <w:pPrChange w:id="1562" w:author="Matthew Yeansoo Jeong" w:date="2026-01-20T09:30:00Z" w16du:dateUtc="2026-01-20T00:30:00Z">
          <w:pPr>
            <w:pStyle w:val="a5"/>
            <w:numPr>
              <w:numId w:val="44"/>
            </w:numPr>
            <w:ind w:left="360" w:hanging="360"/>
          </w:pPr>
        </w:pPrChange>
      </w:pPr>
    </w:p>
    <w:p w14:paraId="21CBCE35" w14:textId="58B56736" w:rsidR="00901BB8" w:rsidRDefault="00901BB8" w:rsidP="00901BB8">
      <w:pPr>
        <w:pStyle w:val="a5"/>
        <w:rPr>
          <w:ins w:id="1563" w:author="Matthew Yeansoo Jeong" w:date="2026-01-20T09:30:00Z" w16du:dateUtc="2026-01-20T00:30:00Z"/>
          <w:rFonts w:ascii="맑은 고딕" w:eastAsia="맑은 고딕" w:hAnsi="맑은 고딕"/>
          <w:spacing w:val="-10"/>
          <w:w w:val="95"/>
          <w:position w:val="1"/>
        </w:rPr>
      </w:pPr>
      <w:ins w:id="1564" w:author="Matthew Yeansoo Jeong" w:date="2026-01-20T09:30:00Z" w16du:dateUtc="2026-01-20T00:30:00Z">
        <w:r w:rsidRPr="00B42DE8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제</w:t>
        </w:r>
        <w:r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 xml:space="preserve"> </w:t>
        </w:r>
        <w:r w:rsidRPr="00B42DE8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>1</w:t>
        </w:r>
        <w:r>
          <w:rPr>
            <w:rFonts w:ascii="맑은 고딕" w:eastAsia="맑은 고딕" w:hAnsi="맑은 고딕" w:hint="eastAsia"/>
            <w:b/>
            <w:bCs/>
            <w:spacing w:val="-10"/>
            <w:w w:val="95"/>
            <w:position w:val="1"/>
          </w:rPr>
          <w:t>9</w:t>
        </w:r>
        <w:r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t xml:space="preserve"> </w:t>
        </w:r>
        <w:r w:rsidRPr="00B42DE8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조</w:t>
        </w:r>
        <w:r w:rsidRPr="00B42DE8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 xml:space="preserve"> </w:t>
        </w:r>
        <w:r w:rsidRPr="00CA70C1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>[</w:t>
        </w:r>
        <w:r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외부위원</w:t>
        </w:r>
        <w:r w:rsidRPr="00CA70C1">
          <w:rPr>
            <w:rFonts w:ascii="맑은 고딕" w:eastAsia="맑은 고딕" w:hAnsi="맑은 고딕"/>
            <w:spacing w:val="-10"/>
            <w:w w:val="95"/>
            <w:position w:val="1"/>
          </w:rPr>
          <w:t>]</w:t>
        </w:r>
      </w:ins>
    </w:p>
    <w:p w14:paraId="22B27929" w14:textId="4FDDAD9A" w:rsidR="00901BB8" w:rsidRDefault="00F27D55">
      <w:pPr>
        <w:pStyle w:val="a5"/>
        <w:numPr>
          <w:ilvl w:val="0"/>
          <w:numId w:val="45"/>
        </w:numPr>
        <w:rPr>
          <w:ins w:id="1565" w:author="Matthew Yeansoo Jeong" w:date="2026-01-20T09:30:00Z" w16du:dateUtc="2026-01-20T00:30:00Z"/>
          <w:rFonts w:ascii="맑은 고딕" w:eastAsia="맑은 고딕" w:hAnsi="맑은 고딕" w:cs="함초롬바탕"/>
          <w:spacing w:val="-10"/>
          <w:w w:val="95"/>
          <w:position w:val="1"/>
        </w:rPr>
        <w:pPrChange w:id="1566" w:author="Matthew Yeansoo Jeong" w:date="2026-01-20T09:40:00Z" w16du:dateUtc="2026-01-20T00:40:00Z">
          <w:pPr>
            <w:pStyle w:val="a5"/>
            <w:numPr>
              <w:numId w:val="44"/>
            </w:numPr>
            <w:ind w:left="360" w:hanging="360"/>
          </w:pPr>
        </w:pPrChange>
      </w:pPr>
      <w:ins w:id="1567" w:author="Matthew Yeansoo Jeong" w:date="2026-01-20T09:33:00Z" w16du:dateUtc="2026-01-20T00:33:00Z">
        <w:r w:rsidRPr="00B42DE8">
          <w:rPr>
            <w:rFonts w:ascii="맑은 고딕" w:eastAsia="맑은 고딕" w:hAnsi="맑은 고딕" w:hint="eastAsia"/>
            <w:spacing w:val="-10"/>
            <w:w w:val="95"/>
            <w:position w:val="1"/>
          </w:rPr>
          <w:t>재무</w:t>
        </w:r>
        <w:r w:rsidRPr="00B42DE8">
          <w:rPr>
            <w:rFonts w:ascii="맑은 고딕" w:eastAsia="맑은 고딕" w:hAnsi="맑은 고딕"/>
            <w:spacing w:val="-10"/>
            <w:w w:val="95"/>
            <w:position w:val="1"/>
          </w:rPr>
          <w:t xml:space="preserve"> 및 위험관</w:t>
        </w:r>
        <w:r w:rsidRPr="00B42DE8">
          <w:rPr>
            <w:rFonts w:ascii="맑은 고딕" w:eastAsia="맑은 고딕" w:hAnsi="맑은 고딕" w:hint="eastAsia"/>
            <w:spacing w:val="-10"/>
            <w:w w:val="95"/>
            <w:position w:val="1"/>
          </w:rPr>
          <w:t>리분야의</w:t>
        </w:r>
        <w:r w:rsidRPr="00B42DE8">
          <w:rPr>
            <w:rFonts w:ascii="맑은 고딕" w:eastAsia="맑은 고딕" w:hAnsi="맑은 고딕"/>
            <w:spacing w:val="-10"/>
            <w:w w:val="95"/>
            <w:position w:val="1"/>
          </w:rPr>
          <w:t xml:space="preserve"> 외부전문가로서의 적격성을 갖춘 자</w:t>
        </w:r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로 </w:t>
        </w:r>
        <w:r w:rsidRPr="00C7696D">
          <w:rPr>
            <w:rFonts w:ascii="맑은 고딕" w:eastAsia="맑은 고딕" w:hAnsi="맑은 고딕" w:hint="eastAsia"/>
            <w:spacing w:val="-10"/>
            <w:w w:val="95"/>
            <w:position w:val="1"/>
          </w:rPr>
          <w:t>위원장 및 공통위원의 추천에 따라 위촉된 자</w:t>
        </w:r>
        <w:r>
          <w:rPr>
            <w:rFonts w:ascii="맑은 고딕" w:eastAsia="맑은 고딕" w:hAnsi="맑은 고딕" w:hint="eastAsia"/>
            <w:spacing w:val="-10"/>
            <w:w w:val="95"/>
            <w:position w:val="1"/>
          </w:rPr>
          <w:t xml:space="preserve">가 </w:t>
        </w:r>
      </w:ins>
      <w:ins w:id="1568" w:author="Matthew Yeansoo Jeong" w:date="2026-01-20T09:30:00Z" w16du:dateUtc="2026-01-20T00:30:00Z">
        <w:r w:rsidR="00901BB8">
          <w:rPr>
            <w:rFonts w:ascii="맑은 고딕" w:eastAsia="맑은 고딕" w:hAnsi="맑은 고딕" w:hint="eastAsia"/>
            <w:spacing w:val="-10"/>
            <w:w w:val="95"/>
            <w:position w:val="1"/>
          </w:rPr>
          <w:t>맡는다</w:t>
        </w:r>
        <w:r w:rsidR="00901BB8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.</w:t>
        </w:r>
      </w:ins>
    </w:p>
    <w:p w14:paraId="7E066433" w14:textId="7F488EE9" w:rsidR="00901BB8" w:rsidRPr="00B42DE8" w:rsidRDefault="00F27D55">
      <w:pPr>
        <w:pStyle w:val="a5"/>
        <w:numPr>
          <w:ilvl w:val="0"/>
          <w:numId w:val="45"/>
        </w:numPr>
        <w:rPr>
          <w:ins w:id="1569" w:author="Matthew Yeansoo Jeong" w:date="2026-01-20T09:13:00Z" w16du:dateUtc="2026-01-20T00:13:00Z"/>
          <w:rFonts w:ascii="맑은 고딕" w:eastAsia="맑은 고딕" w:hAnsi="맑은 고딕"/>
        </w:rPr>
        <w:pPrChange w:id="1570" w:author="Matthew Yeansoo Jeong" w:date="2026-01-20T09:41:00Z" w16du:dateUtc="2026-01-20T00:41:00Z">
          <w:pPr>
            <w:pStyle w:val="a5"/>
            <w:numPr>
              <w:numId w:val="35"/>
            </w:numPr>
            <w:ind w:left="360" w:hanging="360"/>
          </w:pPr>
        </w:pPrChange>
      </w:pPr>
      <w:ins w:id="1571" w:author="Matthew Yeansoo Jeong" w:date="2026-01-20T09:33:00Z" w16du:dateUtc="2026-01-20T00:33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외부위원은 </w:t>
        </w:r>
      </w:ins>
      <w:ins w:id="1572" w:author="Matthew Yeansoo Jeong" w:date="2026-01-20T09:40:00Z" w16du:dateUtc="2026-01-20T00:40:00Z">
        <w:r w:rsidR="00592689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정책회의에 참석하고 기업군에 속한 회사 전체의 자금운용 정책에 대한 </w:t>
        </w:r>
      </w:ins>
      <w:ins w:id="1573" w:author="Matthew Yeansoo Jeong" w:date="2026-01-20T09:41:00Z" w16du:dateUtc="2026-01-20T00:41:00Z">
        <w:r w:rsidR="00592689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고문역할을 이행한다.</w:t>
        </w:r>
      </w:ins>
    </w:p>
    <w:p w14:paraId="13FDB8DD" w14:textId="77777777" w:rsidR="004A5838" w:rsidRPr="004A5838" w:rsidRDefault="004A5838">
      <w:pPr>
        <w:pStyle w:val="a5"/>
        <w:rPr>
          <w:ins w:id="1574" w:author="Matthew Yeansoo Jeong" w:date="2026-01-20T09:01:00Z" w16du:dateUtc="2026-01-20T00:01:00Z"/>
          <w:rFonts w:ascii="맑은 고딕" w:eastAsia="맑은 고딕" w:hAnsi="맑은 고딕"/>
        </w:rPr>
        <w:pPrChange w:id="1575" w:author="Matthew Yeansoo Jeong" w:date="2026-01-20T09:13:00Z" w16du:dateUtc="2026-01-20T00:13:00Z">
          <w:pPr>
            <w:pStyle w:val="a5"/>
            <w:numPr>
              <w:numId w:val="35"/>
            </w:numPr>
            <w:ind w:left="360" w:hanging="360"/>
          </w:pPr>
        </w:pPrChange>
      </w:pPr>
    </w:p>
    <w:p w14:paraId="69A7B3DA" w14:textId="112DA5C4" w:rsidR="00CA70C1" w:rsidRPr="00CA70C1" w:rsidDel="00AB1DBA" w:rsidRDefault="00CA70C1" w:rsidP="00CA70C1">
      <w:pPr>
        <w:pStyle w:val="a5"/>
        <w:rPr>
          <w:del w:id="1576" w:author="Matthew Yeansoo Jeong" w:date="2026-01-15T13:57:00Z" w16du:dateUtc="2026-01-15T04:57:00Z"/>
          <w:rFonts w:ascii="맑은 고딕" w:eastAsia="맑은 고딕" w:hAnsi="맑은 고딕"/>
          <w:spacing w:val="-10"/>
          <w:w w:val="95"/>
          <w:position w:val="1"/>
        </w:rPr>
      </w:pPr>
      <w:del w:id="1577" w:author="Matthew Yeansoo Jeong" w:date="2026-01-20T09:01:00Z" w16du:dateUtc="2026-01-20T00:01:00Z">
        <w:r w:rsidRPr="00CA70C1" w:rsidDel="00BE04B7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  <w:rPrChange w:id="1578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제</w:delText>
        </w:r>
        <w:r w:rsidR="002C3D93" w:rsidDel="00BE04B7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delText xml:space="preserve"> </w:delText>
        </w:r>
      </w:del>
      <w:del w:id="1579" w:author="Matthew Yeansoo Jeong" w:date="2026-01-15T13:57:00Z" w16du:dateUtc="2026-01-15T04:57:00Z">
        <w:r w:rsidRPr="00CA70C1" w:rsidDel="00AB1DBA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1580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16</w:delText>
        </w:r>
        <w:r w:rsidR="002C3D93" w:rsidDel="00AB1DBA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 xml:space="preserve"> </w:delText>
        </w:r>
      </w:del>
      <w:del w:id="1581" w:author="Matthew Yeansoo Jeong" w:date="2026-01-20T09:01:00Z" w16du:dateUtc="2026-01-20T00:01:00Z">
        <w:r w:rsidRPr="00CA70C1" w:rsidDel="00BE04B7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  <w:rPrChange w:id="158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조</w:delText>
        </w:r>
        <w:r w:rsidRPr="00CA70C1" w:rsidDel="00BE04B7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  <w:rPrChange w:id="1583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BE04B7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delText>[</w:delText>
        </w:r>
        <w:r w:rsidRPr="00CA70C1" w:rsidDel="00BE04B7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  <w:rPrChange w:id="158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간사</w:delText>
        </w:r>
        <w:r w:rsidRPr="00CA70C1" w:rsidDel="00BE04B7">
          <w:rPr>
            <w:rFonts w:ascii="맑은 고딕" w:eastAsia="맑은 고딕" w:hAnsi="맑은 고딕"/>
            <w:spacing w:val="-10"/>
            <w:w w:val="95"/>
            <w:position w:val="1"/>
          </w:rPr>
          <w:delText>]</w:delText>
        </w:r>
      </w:del>
    </w:p>
    <w:p w14:paraId="3E7DB502" w14:textId="71206A6B" w:rsidR="00B251D3" w:rsidRPr="00B251D3" w:rsidDel="009F6A00" w:rsidRDefault="00CA70C1">
      <w:pPr>
        <w:pStyle w:val="a5"/>
        <w:numPr>
          <w:ilvl w:val="0"/>
          <w:numId w:val="35"/>
        </w:numPr>
        <w:rPr>
          <w:del w:id="1585" w:author="Matthew Yeansoo Jeong" w:date="2026-01-15T13:39:00Z" w16du:dateUtc="2026-01-15T04:39:00Z"/>
          <w:rFonts w:ascii="맑은 고딕" w:eastAsia="맑은 고딕" w:hAnsi="맑은 고딕"/>
          <w:rPrChange w:id="1586" w:author="Matthew Yeansoo Jeong" w:date="2026-01-15T13:28:00Z" w16du:dateUtc="2026-01-15T04:28:00Z">
            <w:rPr>
              <w:del w:id="1587" w:author="Matthew Yeansoo Jeong" w:date="2026-01-15T13:39:00Z" w16du:dateUtc="2026-01-15T04:39:00Z"/>
              <w:rFonts w:ascii="바탕체" w:eastAsia="바탕체" w:hAnsi="바탕체"/>
            </w:rPr>
          </w:rPrChange>
        </w:rPr>
        <w:pPrChange w:id="1588" w:author="Matthew Yeansoo Jeong" w:date="2026-01-15T13:29:00Z" w16du:dateUtc="2026-01-15T04:29:00Z">
          <w:pPr>
            <w:pStyle w:val="a5"/>
          </w:pPr>
        </w:pPrChange>
      </w:pPr>
      <w:del w:id="1589" w:author="Matthew Yeansoo Jeong" w:date="2026-01-15T13:28:00Z" w16du:dateUtc="2026-01-15T04:28:00Z"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59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위원회의</w:delText>
        </w:r>
        <w:r w:rsidRPr="00CA70C1" w:rsidDel="00B251D3">
          <w:rPr>
            <w:rFonts w:ascii="맑은 고딕" w:eastAsia="맑은 고딕" w:hAnsi="맑은 고딕" w:cs="함초롬바탕"/>
            <w:spacing w:val="-10"/>
            <w:w w:val="95"/>
            <w:position w:val="1"/>
            <w:rPrChange w:id="1591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사무를 처리하기 위하여 위원회에 간사 </w:delText>
        </w:r>
        <w:r w:rsidRPr="00CA70C1" w:rsidDel="00B251D3">
          <w:rPr>
            <w:rFonts w:ascii="맑은 고딕" w:eastAsia="맑은 고딕" w:hAnsi="맑은 고딕"/>
            <w:spacing w:val="-10"/>
            <w:w w:val="95"/>
            <w:position w:val="1"/>
            <w:rPrChange w:id="1592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1</w:delText>
        </w:r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59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인을</w:delText>
        </w:r>
        <w:r w:rsidRPr="00CA70C1" w:rsidDel="00B251D3">
          <w:rPr>
            <w:rFonts w:ascii="맑은 고딕" w:eastAsia="맑은 고딕" w:hAnsi="맑은 고딕" w:cs="함초롬바탕"/>
            <w:spacing w:val="-10"/>
            <w:w w:val="95"/>
            <w:position w:val="1"/>
            <w:rPrChange w:id="1594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59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두되</w:delText>
        </w:r>
        <w:r w:rsidRPr="00CA70C1" w:rsidDel="00B251D3">
          <w:rPr>
            <w:rFonts w:ascii="맑은 고딕" w:eastAsia="맑은 고딕" w:hAnsi="맑은 고딕"/>
            <w:spacing w:val="-10"/>
            <w:w w:val="95"/>
            <w:position w:val="1"/>
            <w:rPrChange w:id="1596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, </w:delText>
        </w:r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59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간사는</w:delText>
        </w:r>
        <w:r w:rsidRPr="00CA70C1" w:rsidDel="00B251D3">
          <w:rPr>
            <w:rFonts w:ascii="맑은 고딕" w:eastAsia="맑은 고딕" w:hAnsi="맑은 고딕" w:cs="함초롬바탕"/>
            <w:spacing w:val="-10"/>
            <w:w w:val="95"/>
            <w:position w:val="1"/>
            <w:rPrChange w:id="1598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59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소관팀장으로</w:delText>
        </w:r>
        <w:r w:rsidRPr="00CA70C1" w:rsidDel="00B251D3">
          <w:rPr>
            <w:rFonts w:ascii="맑은 고딕" w:eastAsia="맑은 고딕" w:hAnsi="맑은 고딕" w:cs="함초롬바탕"/>
            <w:spacing w:val="-10"/>
            <w:w w:val="95"/>
            <w:position w:val="1"/>
            <w:rPrChange w:id="160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B251D3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0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한다</w:delText>
        </w:r>
        <w:r w:rsidRPr="00CA70C1" w:rsidDel="00B251D3">
          <w:rPr>
            <w:rFonts w:ascii="맑은 고딕" w:eastAsia="맑은 고딕" w:hAnsi="맑은 고딕"/>
            <w:spacing w:val="-10"/>
            <w:w w:val="95"/>
            <w:position w:val="1"/>
            <w:rPrChange w:id="1602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.</w:delText>
        </w:r>
      </w:del>
    </w:p>
    <w:p w14:paraId="3B1BD70C" w14:textId="7E298D69" w:rsidR="00CA70C1" w:rsidRPr="00CA70C1" w:rsidDel="000151A3" w:rsidRDefault="00CA70C1" w:rsidP="00CA70C1">
      <w:pPr>
        <w:pStyle w:val="a5"/>
        <w:rPr>
          <w:del w:id="1603" w:author="Matthew Yeansoo Jeong" w:date="2026-01-20T09:42:00Z" w16du:dateUtc="2026-01-20T00:42:00Z"/>
          <w:rFonts w:ascii="맑은 고딕" w:eastAsia="맑은 고딕" w:hAnsi="맑은 고딕"/>
          <w:spacing w:val="-10"/>
          <w:w w:val="95"/>
          <w:position w:val="1"/>
          <w:rPrChange w:id="1604" w:author="Isaac Cheolsu Lee" w:date="2024-01-02T14:09:00Z">
            <w:rPr>
              <w:del w:id="1605" w:author="Matthew Yeansoo Jeong" w:date="2026-01-20T09:42:00Z" w16du:dateUtc="2026-01-20T00:42:00Z"/>
              <w:rFonts w:ascii="바탕체" w:eastAsia="바탕체" w:hAnsi="바탕체"/>
              <w:spacing w:val="-10"/>
              <w:w w:val="95"/>
              <w:position w:val="1"/>
              <w:sz w:val="22"/>
              <w:szCs w:val="22"/>
            </w:rPr>
          </w:rPrChange>
        </w:rPr>
      </w:pPr>
    </w:p>
    <w:p w14:paraId="343445F1" w14:textId="6A27517F" w:rsidR="00CA70C1" w:rsidRPr="00CA70C1" w:rsidDel="00AB1DBA" w:rsidRDefault="00CA70C1" w:rsidP="00CA70C1">
      <w:pPr>
        <w:pStyle w:val="a5"/>
        <w:rPr>
          <w:del w:id="1606" w:author="Matthew Yeansoo Jeong" w:date="2026-01-15T13:57:00Z" w16du:dateUtc="2026-01-15T04:57:00Z"/>
          <w:rFonts w:ascii="맑은 고딕" w:eastAsia="맑은 고딕" w:hAnsi="맑은 고딕" w:cs="함초롬바탕"/>
          <w:b/>
          <w:bCs/>
          <w:spacing w:val="-10"/>
          <w:w w:val="95"/>
          <w:position w:val="1"/>
        </w:rPr>
      </w:pPr>
      <w:del w:id="1607" w:author="Matthew Yeansoo Jeong" w:date="2026-01-15T13:57:00Z" w16du:dateUtc="2026-01-15T04:57:00Z">
        <w:r w:rsidRPr="00CA70C1" w:rsidDel="00AB1DBA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  <w:rPrChange w:id="1608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제</w:delText>
        </w:r>
        <w:r w:rsidR="002C3D93" w:rsidDel="00AB1DBA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delText xml:space="preserve"> </w:delText>
        </w:r>
        <w:r w:rsidRPr="00CA70C1" w:rsidDel="00AB1DBA">
          <w:rPr>
            <w:rFonts w:ascii="맑은 고딕" w:eastAsia="맑은 고딕" w:hAnsi="맑은 고딕"/>
            <w:b/>
            <w:bCs/>
            <w:spacing w:val="-10"/>
            <w:w w:val="95"/>
            <w:position w:val="1"/>
            <w:rPrChange w:id="1609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17</w:delText>
        </w:r>
        <w:r w:rsidR="002C3D93" w:rsidDel="00AB1DBA">
          <w:rPr>
            <w:rFonts w:ascii="맑은 고딕" w:eastAsia="맑은 고딕" w:hAnsi="맑은 고딕"/>
            <w:b/>
            <w:bCs/>
            <w:spacing w:val="-10"/>
            <w:w w:val="95"/>
            <w:position w:val="1"/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  <w:rPrChange w:id="1610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조</w:delText>
        </w:r>
        <w:r w:rsidRPr="00CA70C1" w:rsidDel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  <w:rPrChange w:id="1611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delText>[</w:delText>
        </w:r>
        <w:r w:rsidRPr="00CA70C1" w:rsidDel="00AB1DBA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  <w:rPrChange w:id="161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수당의</w:delText>
        </w:r>
        <w:r w:rsidRPr="00CA70C1" w:rsidDel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  <w:rPrChange w:id="1613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  <w:rPrChange w:id="1614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지급</w:delText>
        </w:r>
        <w:r w:rsidRPr="00CA70C1" w:rsidDel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  <w:rPrChange w:id="1615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  <w:rPrChange w:id="161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등</w:delText>
        </w:r>
        <w:r w:rsidRPr="00CA70C1" w:rsidDel="00AB1DBA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delText>]</w:delText>
        </w:r>
      </w:del>
    </w:p>
    <w:p w14:paraId="3615CA0A" w14:textId="135F1CDC" w:rsidR="00CA70C1" w:rsidRPr="00CA70C1" w:rsidDel="00AB1DBA" w:rsidRDefault="00CA70C1" w:rsidP="00CA70C1">
      <w:pPr>
        <w:pStyle w:val="a5"/>
        <w:rPr>
          <w:del w:id="1617" w:author="Matthew Yeansoo Jeong" w:date="2026-01-15T13:57:00Z" w16du:dateUtc="2026-01-15T04:57:00Z"/>
          <w:rFonts w:ascii="맑은 고딕" w:eastAsia="맑은 고딕" w:hAnsi="맑은 고딕"/>
          <w:rPrChange w:id="1618" w:author="Isaac Cheolsu Lee" w:date="2024-01-02T14:09:00Z">
            <w:rPr>
              <w:del w:id="1619" w:author="Matthew Yeansoo Jeong" w:date="2026-01-15T13:57:00Z" w16du:dateUtc="2026-01-15T04:57:00Z"/>
              <w:rFonts w:ascii="바탕체" w:eastAsia="바탕체" w:hAnsi="바탕체"/>
            </w:rPr>
          </w:rPrChange>
        </w:rPr>
      </w:pPr>
      <w:del w:id="1620" w:author="Matthew Yeansoo Jeong" w:date="2026-01-15T13:57:00Z" w16du:dateUtc="2026-01-15T04:57:00Z"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2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위원회에</w:delText>
        </w:r>
        <w:r w:rsidRPr="00CA70C1" w:rsidDel="00AB1DBA">
          <w:rPr>
            <w:rFonts w:ascii="맑은 고딕" w:eastAsia="맑은 고딕" w:hAnsi="맑은 고딕" w:cs="함초롬바탕"/>
            <w:spacing w:val="-10"/>
            <w:w w:val="95"/>
            <w:position w:val="1"/>
            <w:rPrChange w:id="162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2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참석한</w:delText>
        </w:r>
        <w:r w:rsidRPr="00CA70C1" w:rsidDel="00AB1DBA">
          <w:rPr>
            <w:rFonts w:ascii="맑은 고딕" w:eastAsia="맑은 고딕" w:hAnsi="맑은 고딕" w:cs="함초롬바탕"/>
            <w:spacing w:val="-10"/>
            <w:w w:val="95"/>
            <w:position w:val="1"/>
            <w:rPrChange w:id="1624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2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위원에</w:delText>
        </w:r>
        <w:r w:rsidRPr="00CA70C1" w:rsidDel="00AB1DBA">
          <w:rPr>
            <w:rFonts w:ascii="맑은 고딕" w:eastAsia="맑은 고딕" w:hAnsi="맑은 고딕" w:cs="함초롬바탕"/>
            <w:spacing w:val="-10"/>
            <w:w w:val="95"/>
            <w:position w:val="1"/>
            <w:rPrChange w:id="1626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2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대하여는</w:delText>
        </w:r>
        <w:r w:rsidRPr="00CA70C1" w:rsidDel="00AB1DBA">
          <w:rPr>
            <w:rFonts w:ascii="맑은 고딕" w:eastAsia="맑은 고딕" w:hAnsi="맑은 고딕" w:cs="함초롬바탕"/>
            <w:spacing w:val="-10"/>
            <w:w w:val="95"/>
            <w:position w:val="1"/>
            <w:rPrChange w:id="1628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2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예산의</w:delText>
        </w:r>
        <w:r w:rsidRPr="00CA70C1" w:rsidDel="00AB1DBA">
          <w:rPr>
            <w:rFonts w:ascii="맑은 고딕" w:eastAsia="맑은 고딕" w:hAnsi="맑은 고딕" w:cs="함초롬바탕"/>
            <w:spacing w:val="-10"/>
            <w:w w:val="95"/>
            <w:position w:val="1"/>
            <w:rPrChange w:id="163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3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범위</w:delText>
        </w:r>
        <w:r w:rsidRPr="00CA70C1" w:rsidDel="00AB1DBA">
          <w:rPr>
            <w:rFonts w:ascii="맑은 고딕" w:eastAsia="맑은 고딕" w:hAnsi="맑은 고딕" w:cs="함초롬바탕"/>
            <w:spacing w:val="-10"/>
            <w:w w:val="95"/>
            <w:position w:val="1"/>
            <w:rPrChange w:id="163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3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안에서</w:delText>
        </w:r>
        <w:r w:rsidRPr="00CA70C1" w:rsidDel="00AB1DBA">
          <w:rPr>
            <w:rFonts w:ascii="맑은 고딕" w:eastAsia="맑은 고딕" w:hAnsi="맑은 고딕" w:cs="함초롬바탕"/>
            <w:spacing w:val="-10"/>
            <w:w w:val="95"/>
            <w:position w:val="1"/>
            <w:rPrChange w:id="1634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3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수당을</w:delText>
        </w:r>
        <w:r w:rsidRPr="00CA70C1" w:rsidDel="00AB1DBA">
          <w:rPr>
            <w:rFonts w:ascii="맑은 고딕" w:eastAsia="맑은 고딕" w:hAnsi="맑은 고딕" w:cs="함초롬바탕"/>
            <w:spacing w:val="-10"/>
            <w:w w:val="95"/>
            <w:position w:val="1"/>
            <w:rPrChange w:id="1636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3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지급할</w:delText>
        </w:r>
        <w:r w:rsidRPr="00CA70C1" w:rsidDel="00AB1DBA">
          <w:rPr>
            <w:rFonts w:ascii="맑은 고딕" w:eastAsia="맑은 고딕" w:hAnsi="맑은 고딕" w:cs="함초롬바탕"/>
            <w:spacing w:val="-10"/>
            <w:w w:val="95"/>
            <w:position w:val="1"/>
            <w:rPrChange w:id="1638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3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수</w:delText>
        </w:r>
        <w:r w:rsidRPr="00CA70C1" w:rsidDel="00AB1DBA">
          <w:rPr>
            <w:rFonts w:ascii="맑은 고딕" w:eastAsia="맑은 고딕" w:hAnsi="맑은 고딕" w:cs="함초롬바탕"/>
            <w:spacing w:val="-10"/>
            <w:w w:val="95"/>
            <w:position w:val="1"/>
            <w:rPrChange w:id="164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4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있다</w:delText>
        </w:r>
        <w:r w:rsidRPr="00CA70C1" w:rsidDel="00AB1DBA">
          <w:rPr>
            <w:rFonts w:ascii="맑은 고딕" w:eastAsia="맑은 고딕" w:hAnsi="맑은 고딕"/>
            <w:spacing w:val="-10"/>
            <w:w w:val="95"/>
            <w:position w:val="1"/>
            <w:rPrChange w:id="1642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.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4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다만</w:delText>
        </w:r>
        <w:r w:rsidRPr="00CA70C1" w:rsidDel="00AB1DBA">
          <w:rPr>
            <w:rFonts w:ascii="맑은 고딕" w:eastAsia="맑은 고딕" w:hAnsi="맑은 고딕"/>
            <w:spacing w:val="-10"/>
            <w:w w:val="95"/>
            <w:position w:val="1"/>
            <w:rPrChange w:id="1644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,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45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내부</w:delText>
        </w:r>
        <w:r w:rsidRPr="00CA70C1" w:rsidDel="00AB1DBA">
          <w:rPr>
            <w:rFonts w:ascii="맑은 고딕" w:eastAsia="맑은 고딕" w:hAnsi="맑은 고딕" w:cs="함초롬바탕"/>
            <w:spacing w:val="-10"/>
            <w:w w:val="95"/>
            <w:position w:val="1"/>
            <w:rPrChange w:id="1646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4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임직원에</w:delText>
        </w:r>
        <w:r w:rsidRPr="00CA70C1" w:rsidDel="00AB1DBA">
          <w:rPr>
            <w:rFonts w:ascii="맑은 고딕" w:eastAsia="맑은 고딕" w:hAnsi="맑은 고딕" w:cs="함초롬바탕"/>
            <w:spacing w:val="-10"/>
            <w:w w:val="95"/>
            <w:position w:val="1"/>
            <w:rPrChange w:id="1648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4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대하여는</w:delText>
        </w:r>
        <w:r w:rsidRPr="00CA70C1" w:rsidDel="00AB1DBA">
          <w:rPr>
            <w:rFonts w:ascii="맑은 고딕" w:eastAsia="맑은 고딕" w:hAnsi="맑은 고딕" w:cs="함초롬바탕"/>
            <w:spacing w:val="-10"/>
            <w:w w:val="95"/>
            <w:position w:val="1"/>
            <w:rPrChange w:id="1650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51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그러하지</w:delText>
        </w:r>
        <w:r w:rsidRPr="00CA70C1" w:rsidDel="00AB1DBA">
          <w:rPr>
            <w:rFonts w:ascii="맑은 고딕" w:eastAsia="맑은 고딕" w:hAnsi="맑은 고딕" w:cs="함초롬바탕"/>
            <w:spacing w:val="-10"/>
            <w:w w:val="95"/>
            <w:position w:val="1"/>
            <w:rPrChange w:id="1652" w:author="Isaac Cheolsu Lee" w:date="2024-01-02T14:09:00Z">
              <w:rPr>
                <w:rFonts w:ascii="바탕체" w:eastAsia="바탕체" w:hAnsi="바탕체" w:cs="함초롬바탕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 xml:space="preserve"> </w:delText>
        </w:r>
        <w:r w:rsidRPr="00CA70C1" w:rsidDel="00AB1DB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53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아니하다</w:delText>
        </w:r>
        <w:r w:rsidRPr="00CA70C1" w:rsidDel="00AB1DBA">
          <w:rPr>
            <w:rFonts w:ascii="맑은 고딕" w:eastAsia="맑은 고딕" w:hAnsi="맑은 고딕"/>
            <w:spacing w:val="-10"/>
            <w:w w:val="95"/>
            <w:position w:val="1"/>
            <w:rPrChange w:id="1654" w:author="Isaac Cheolsu Lee" w:date="2024-01-02T14:09:00Z">
              <w:rPr>
                <w:rFonts w:ascii="바탕체" w:eastAsia="바탕체" w:hAnsi="바탕체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.</w:delText>
        </w:r>
      </w:del>
    </w:p>
    <w:p w14:paraId="32BAF17D" w14:textId="501C919F" w:rsidR="00CA70C1" w:rsidDel="00AB1DBA" w:rsidRDefault="00CA70C1" w:rsidP="001E0A46">
      <w:pPr>
        <w:wordWrap/>
        <w:rPr>
          <w:del w:id="1655" w:author="Matthew Yeansoo Jeong" w:date="2026-01-15T13:57:00Z" w16du:dateUtc="2026-01-15T04:57:00Z"/>
          <w:rFonts w:ascii="맑은 고딕" w:eastAsia="맑은 고딕" w:hAnsi="맑은 고딕"/>
          <w:kern w:val="0"/>
          <w:szCs w:val="20"/>
        </w:rPr>
      </w:pPr>
    </w:p>
    <w:p w14:paraId="54CC2A45" w14:textId="77777777" w:rsidR="00317950" w:rsidRDefault="00317950" w:rsidP="001E0A46">
      <w:pPr>
        <w:wordWrap/>
        <w:rPr>
          <w:rFonts w:ascii="맑은 고딕" w:eastAsia="맑은 고딕" w:hAnsi="맑은 고딕"/>
          <w:kern w:val="0"/>
          <w:szCs w:val="20"/>
        </w:rPr>
      </w:pPr>
    </w:p>
    <w:p w14:paraId="3158910E" w14:textId="509B3040" w:rsidR="001E6686" w:rsidRDefault="001E6686" w:rsidP="001E6686">
      <w:pPr>
        <w:pStyle w:val="a5"/>
        <w:jc w:val="center"/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sz w:val="28"/>
          <w:szCs w:val="28"/>
        </w:rPr>
      </w:pPr>
      <w:r w:rsidRPr="001E6686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  <w:rPrChange w:id="1656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</w:rPr>
        <w:t xml:space="preserve"> </w:t>
      </w:r>
      <w:r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sz w:val="28"/>
          <w:szCs w:val="28"/>
        </w:rPr>
        <w:t>4</w:t>
      </w:r>
      <w:r>
        <w:rPr>
          <w:rFonts w:ascii="맑은 고딕" w:eastAsia="맑은 고딕" w:hAnsi="맑은 고딕"/>
          <w:b/>
          <w:bCs/>
          <w:spacing w:val="-10"/>
          <w:w w:val="95"/>
          <w:position w:val="1"/>
          <w:sz w:val="28"/>
          <w:szCs w:val="28"/>
        </w:rPr>
        <w:t xml:space="preserve"> </w:t>
      </w:r>
      <w:r w:rsidRPr="001E6686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  <w:rPrChange w:id="165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장</w:t>
      </w:r>
      <w:r w:rsidRPr="001E6686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sz w:val="28"/>
          <w:szCs w:val="28"/>
          <w:rPrChange w:id="1658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="002C3D93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</w:rPr>
        <w:t>위험관리 및 운용실태 점검</w:t>
      </w:r>
    </w:p>
    <w:p w14:paraId="71F47503" w14:textId="77777777" w:rsidR="002C3D93" w:rsidRDefault="002C3D93" w:rsidP="002C3D93">
      <w:pPr>
        <w:pStyle w:val="a5"/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</w:pPr>
    </w:p>
    <w:p w14:paraId="29611565" w14:textId="77777777" w:rsidR="002C3D93" w:rsidRDefault="002C3D93" w:rsidP="002C3D93">
      <w:pPr>
        <w:pStyle w:val="a5"/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</w:pPr>
    </w:p>
    <w:p w14:paraId="6E3FEA17" w14:textId="408ED566" w:rsidR="002C3D93" w:rsidRPr="00CA70C1" w:rsidRDefault="002C3D93" w:rsidP="002C3D93">
      <w:pPr>
        <w:pStyle w:val="a5"/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659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1660" w:author="Matthew Yeansoo Jeong" w:date="2026-01-15T13:57:00Z" w16du:dateUtc="2026-01-15T04:57:00Z">
        <w:r w:rsidDel="00AB1DBA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delText>1</w:delText>
        </w:r>
        <w:r w:rsidDel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delText xml:space="preserve">8 </w:delText>
        </w:r>
      </w:del>
      <w:ins w:id="1661" w:author="Matthew Yeansoo Jeong" w:date="2026-01-20T09:41:00Z" w16du:dateUtc="2026-01-20T00:41:00Z">
        <w:r w:rsidR="00592689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20</w:t>
        </w:r>
      </w:ins>
      <w:ins w:id="1662" w:author="Matthew Yeansoo Jeong" w:date="2026-01-15T13:57:00Z" w16du:dateUtc="2026-01-15T04:57:00Z">
        <w:r w:rsidR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66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664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위험관리 원칙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]</w:t>
      </w:r>
    </w:p>
    <w:p w14:paraId="42209339" w14:textId="7C9B0D2A" w:rsidR="002C3D93" w:rsidRPr="002C3D93" w:rsidRDefault="002C3D93">
      <w:pPr>
        <w:pStyle w:val="a5"/>
        <w:numPr>
          <w:ilvl w:val="0"/>
          <w:numId w:val="37"/>
        </w:numPr>
        <w:rPr>
          <w:rFonts w:ascii="맑은 고딕" w:eastAsia="맑은 고딕" w:hAnsi="맑은 고딕"/>
        </w:rPr>
        <w:pPrChange w:id="1665" w:author="Matthew Yeansoo Jeong" w:date="2026-01-15T13:42:00Z" w16du:dateUtc="2026-01-15T04:42:00Z">
          <w:pPr>
            <w:pStyle w:val="a5"/>
          </w:pPr>
        </w:pPrChange>
      </w:pPr>
      <w:del w:id="1666" w:author="Matthew Yeansoo Jeong" w:date="2026-01-15T13:42:00Z" w16du:dateUtc="2026-01-15T04:42:00Z">
        <w:r w:rsidRPr="00CA70C1" w:rsidDel="009F6A00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67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①</w:delText>
        </w:r>
      </w:del>
      <w:del w:id="1668" w:author="Matthew Yeansoo Jeong" w:date="2026-01-20T09:41:00Z" w16du:dateUtc="2026-01-20T00:41:00Z">
        <w:r w:rsidDel="00592689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 xml:space="preserve"> </w:delText>
        </w:r>
      </w:del>
      <w:ins w:id="1669" w:author="Matthew Yeansoo Jeong" w:date="2026-01-15T13:42:00Z" w16du:dateUtc="2026-01-15T04:42:00Z">
        <w:r w:rsidR="009F6A00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회사의 </w:t>
        </w:r>
      </w:ins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운용담당자는</w:t>
      </w:r>
      <w:ins w:id="1670" w:author="Matthew Yeansoo Jeong" w:date="2026-01-15T13:43:00Z" w16du:dateUtc="2026-01-15T04:43:00Z">
        <w:r w:rsidR="009F6A00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 본 규정 및 </w:t>
        </w:r>
      </w:ins>
      <w:del w:id="1671" w:author="Matthew Yeansoo Jeong" w:date="2026-01-15T13:43:00Z" w16du:dateUtc="2026-01-15T04:43:00Z">
        <w:r w:rsidDel="009F6A00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 xml:space="preserve"> </w:delText>
        </w:r>
      </w:del>
      <w:ins w:id="1672" w:author="Matthew Yeansoo Jeong" w:date="2026-01-15T13:42:00Z" w16du:dateUtc="2026-01-15T04:42:00Z">
        <w:r w:rsidR="009F6A00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자금운용위원회를 통해 심의</w:t>
        </w:r>
      </w:ins>
      <w:ins w:id="1673" w:author="Matthew Yeansoo Jeong" w:date="2026-01-15T15:48:00Z" w16du:dateUtc="2026-01-15T06:48:00Z">
        <w:r w:rsidR="0085105A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∙</w:t>
        </w:r>
      </w:ins>
      <w:ins w:id="1674" w:author="Matthew Yeansoo Jeong" w:date="2026-01-15T13:42:00Z" w16du:dateUtc="2026-01-15T04:42:00Z">
        <w:r w:rsidR="009F6A00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의결된 자금운용 방침 및 운용 </w:t>
        </w:r>
      </w:ins>
      <w:ins w:id="1675" w:author="Matthew Yeansoo Jeong" w:date="2026-01-15T13:43:00Z" w16du:dateUtc="2026-01-15T04:43:00Z">
        <w:r w:rsidR="009F6A00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계획을 준수하며 소속회사의 </w:t>
        </w:r>
      </w:ins>
      <w:del w:id="1676" w:author="Matthew Yeansoo Jeong" w:date="2026-01-15T13:43:00Z" w16du:dateUtc="2026-01-15T04:43:00Z">
        <w:r w:rsidDel="009F6A00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 xml:space="preserve">투자위험 및 자금배분의 적정성 분석 등 위험관리를 통해 </w:delText>
        </w:r>
      </w:del>
      <w:ins w:id="1677" w:author="Matthew Yeansoo Jeong" w:date="2026-01-15T13:43:00Z" w16du:dateUtc="2026-01-15T04:43:00Z">
        <w:r w:rsidR="009F6A00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자금</w:t>
        </w:r>
      </w:ins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운용</w:t>
      </w:r>
      <w:del w:id="1678" w:author="Matthew Yeansoo Jeong" w:date="2026-01-15T13:44:00Z" w16du:dateUtc="2026-01-15T04:44:00Z">
        <w:r w:rsidDel="009F6A00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>위험을 최소화</w:delText>
        </w:r>
      </w:del>
      <w:ins w:id="1679" w:author="Matthew Yeansoo Jeong" w:date="2026-01-15T13:44:00Z" w16du:dateUtc="2026-01-15T04:44:00Z">
        <w:r w:rsidR="009F6A00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업무를 이행</w:t>
        </w:r>
      </w:ins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해야 한다.</w:t>
      </w:r>
    </w:p>
    <w:p w14:paraId="25045876" w14:textId="7B3727DF" w:rsidR="002C3D93" w:rsidRDefault="002C3D93" w:rsidP="009F6A00">
      <w:pPr>
        <w:pStyle w:val="a5"/>
        <w:numPr>
          <w:ilvl w:val="0"/>
          <w:numId w:val="37"/>
        </w:numPr>
        <w:rPr>
          <w:ins w:id="1680" w:author="Matthew Yeansoo Jeong" w:date="2026-01-15T13:44:00Z" w16du:dateUtc="2026-01-15T04:44:00Z"/>
          <w:rFonts w:ascii="맑은 고딕" w:eastAsia="맑은 고딕" w:hAnsi="맑은 고딕" w:cs="함초롬바탕"/>
          <w:spacing w:val="-10"/>
          <w:w w:val="95"/>
          <w:position w:val="1"/>
        </w:rPr>
      </w:pPr>
      <w:del w:id="1681" w:author="Matthew Yeansoo Jeong" w:date="2026-01-15T13:44:00Z" w16du:dateUtc="2026-01-15T04:44:00Z">
        <w:r w:rsidRPr="00CA70C1" w:rsidDel="009F6A00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682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②</w:delText>
        </w:r>
      </w:del>
      <w:del w:id="1683" w:author="Matthew Yeansoo Jeong" w:date="2026-01-20T09:41:00Z" w16du:dateUtc="2026-01-20T00:41:00Z">
        <w:r w:rsidDel="00592689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 xml:space="preserve"> </w:delText>
        </w:r>
      </w:del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수익을 창출하기 위하여 허용된 위험에 대하여는 수익 대비 과도하거나 추가적인 위험에 노출되</w:t>
      </w:r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lastRenderedPageBreak/>
        <w:t>지 않도록 하여야 한다.</w:t>
      </w:r>
    </w:p>
    <w:p w14:paraId="4F276232" w14:textId="4B2D2F64" w:rsidR="009F6A00" w:rsidRDefault="009F6A00">
      <w:pPr>
        <w:pStyle w:val="a5"/>
        <w:numPr>
          <w:ilvl w:val="0"/>
          <w:numId w:val="37"/>
        </w:numPr>
        <w:rPr>
          <w:rFonts w:ascii="맑은 고딕" w:eastAsia="맑은 고딕" w:hAnsi="맑은 고딕" w:cs="함초롬바탕"/>
          <w:spacing w:val="-10"/>
          <w:w w:val="95"/>
          <w:position w:val="1"/>
        </w:rPr>
        <w:pPrChange w:id="1684" w:author="Matthew Yeansoo Jeong" w:date="2026-01-15T13:44:00Z" w16du:dateUtc="2026-01-15T04:44:00Z">
          <w:pPr>
            <w:pStyle w:val="a5"/>
          </w:pPr>
        </w:pPrChange>
      </w:pPr>
      <w:ins w:id="1685" w:author="Matthew Yeansoo Jeong" w:date="2026-01-15T13:45:00Z" w16du:dateUtc="2026-01-15T04:45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운용담당자는 </w:t>
        </w:r>
      </w:ins>
      <w:ins w:id="1686" w:author="Matthew Yeansoo Jeong" w:date="2026-01-15T13:44:00Z" w16du:dateUtc="2026-01-15T04:44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회사의 자금운용 중 </w:t>
        </w:r>
      </w:ins>
      <w:ins w:id="1687" w:author="Matthew Yeansoo Jeong" w:date="2026-01-15T13:46:00Z" w16du:dateUtc="2026-01-15T04:46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본 조 제2항의 문제가 발생되었을 때, 이를 즉시 소속</w:t>
        </w:r>
        <w:r w:rsidR="00993478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 회사의 재무담당이사 및 자금운용위원회의 간사에게 보</w:t>
        </w:r>
      </w:ins>
      <w:ins w:id="1688" w:author="Matthew Yeansoo Jeong" w:date="2026-01-15T13:47:00Z" w16du:dateUtc="2026-01-15T04:47:00Z">
        <w:r w:rsidR="00993478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고</w:t>
        </w:r>
      </w:ins>
      <w:ins w:id="1689" w:author="Matthew Yeansoo Jeong" w:date="2026-01-15T13:48:00Z" w16du:dateUtc="2026-01-15T04:48:00Z">
        <w:r w:rsidR="00993478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하여야 한다.</w:t>
        </w:r>
      </w:ins>
    </w:p>
    <w:p w14:paraId="3C336BD1" w14:textId="611727D9" w:rsidR="002C3D93" w:rsidDel="000151A3" w:rsidRDefault="002C3D93" w:rsidP="000151A3">
      <w:pPr>
        <w:rPr>
          <w:del w:id="1690" w:author="Matthew Yeansoo Jeong" w:date="2026-01-15T15:40:00Z" w16du:dateUtc="2026-01-15T06:40:00Z"/>
          <w:rFonts w:ascii="맑은 고딕" w:eastAsia="맑은 고딕" w:hAnsi="맑은 고딕"/>
        </w:rPr>
      </w:pPr>
    </w:p>
    <w:p w14:paraId="7616C074" w14:textId="77777777" w:rsidR="000151A3" w:rsidRPr="002C3D93" w:rsidRDefault="000151A3">
      <w:pPr>
        <w:widowControl/>
        <w:wordWrap/>
        <w:autoSpaceDE/>
        <w:autoSpaceDN/>
        <w:jc w:val="left"/>
        <w:rPr>
          <w:ins w:id="1691" w:author="Matthew Yeansoo Jeong" w:date="2026-01-20T09:42:00Z" w16du:dateUtc="2026-01-20T00:42:00Z"/>
          <w:rFonts w:ascii="맑은 고딕" w:eastAsia="맑은 고딕" w:hAnsi="맑은 고딕"/>
        </w:rPr>
        <w:pPrChange w:id="1692" w:author="Matthew Yeansoo Jeong" w:date="2026-01-20T09:42:00Z" w16du:dateUtc="2026-01-20T00:42:00Z">
          <w:pPr>
            <w:pStyle w:val="a5"/>
          </w:pPr>
        </w:pPrChange>
      </w:pPr>
    </w:p>
    <w:p w14:paraId="6D1A6FDA" w14:textId="38AC348A" w:rsidR="002C3D93" w:rsidRPr="00CA70C1" w:rsidRDefault="002C3D93">
      <w:pPr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pPrChange w:id="1693" w:author="Matthew Yeansoo Jeong" w:date="2026-01-20T09:42:00Z" w16du:dateUtc="2026-01-20T00:42:00Z">
          <w:pPr>
            <w:pStyle w:val="a5"/>
          </w:pPr>
        </w:pPrChange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Cs w:val="20"/>
          <w:rPrChange w:id="169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1695" w:author="Matthew Yeansoo Jeong" w:date="2026-01-15T13:57:00Z" w16du:dateUtc="2026-01-15T04:57:00Z">
        <w:r w:rsidDel="00AB1DBA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delText>1</w:delText>
        </w:r>
        <w:r w:rsidDel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delText xml:space="preserve">9 </w:delText>
        </w:r>
      </w:del>
      <w:ins w:id="1696" w:author="Matthew Yeansoo Jeong" w:date="2026-01-20T09:41:00Z" w16du:dateUtc="2026-01-20T00:41:00Z">
        <w:r w:rsidR="00592689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21</w:t>
        </w:r>
      </w:ins>
      <w:ins w:id="1697" w:author="Matthew Yeansoo Jeong" w:date="2026-01-15T13:57:00Z" w16du:dateUtc="2026-01-15T04:57:00Z">
        <w:r w:rsidR="00AB1DBA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Cs w:val="20"/>
          <w:rPrChange w:id="169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szCs w:val="20"/>
          <w:rPrChange w:id="169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위험관리의 방법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]</w:t>
      </w:r>
    </w:p>
    <w:p w14:paraId="00558D4D" w14:textId="7B08D2A5" w:rsidR="002C3D93" w:rsidRDefault="002C3D93" w:rsidP="002C3D93">
      <w:pPr>
        <w:pStyle w:val="a5"/>
        <w:rPr>
          <w:ins w:id="1700" w:author="Matthew Yeansoo Jeong" w:date="2026-01-15T14:51:00Z" w16du:dateUtc="2026-01-15T05:51:00Z"/>
          <w:rFonts w:ascii="맑은 고딕" w:eastAsia="맑은 고딕" w:hAnsi="맑은 고딕" w:cs="함초롬바탕"/>
          <w:spacing w:val="-10"/>
          <w:w w:val="95"/>
          <w:position w:val="1"/>
        </w:rPr>
      </w:pPr>
      <w:r w:rsidRPr="009D312D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701" w:author="Matthew Yeansoo Jeong" w:date="2026-01-15T14:41:00Z" w16du:dateUtc="2026-01-15T05:41:00Z">
            <w:rPr>
              <w:rFonts w:ascii="맑은 고딕" w:eastAsia="맑은 고딕" w:hAnsi="맑은 고딕" w:hint="eastAsia"/>
            </w:rPr>
          </w:rPrChange>
        </w:rPr>
        <w:t>운용담당자는</w:t>
      </w:r>
      <w:r w:rsidRPr="009D312D">
        <w:rPr>
          <w:rFonts w:ascii="맑은 고딕" w:eastAsia="맑은 고딕" w:hAnsi="맑은 고딕" w:cs="함초롬바탕"/>
          <w:spacing w:val="-10"/>
          <w:w w:val="95"/>
          <w:position w:val="1"/>
          <w:rPrChange w:id="1702" w:author="Matthew Yeansoo Jeong" w:date="2026-01-15T14:41:00Z" w16du:dateUtc="2026-01-15T05:41:00Z">
            <w:rPr>
              <w:rFonts w:ascii="맑은 고딕" w:eastAsia="맑은 고딕" w:hAnsi="맑은 고딕"/>
            </w:rPr>
          </w:rPrChange>
        </w:rPr>
        <w:t xml:space="preserve"> 위험관리를 위하여 설정된 각종 한도 및 기타 사항에 대하여 준수여부를 </w:t>
      </w:r>
      <w:del w:id="1703" w:author="Matthew Yeansoo Jeong" w:date="2026-01-15T13:49:00Z" w16du:dateUtc="2026-01-15T04:49:00Z">
        <w:r w:rsidRPr="009D312D" w:rsidDel="00993478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704" w:author="Matthew Yeansoo Jeong" w:date="2026-01-15T14:41:00Z" w16du:dateUtc="2026-01-15T05:41:00Z">
              <w:rPr>
                <w:rFonts w:ascii="맑은 고딕" w:eastAsia="맑은 고딕" w:hAnsi="맑은 고딕" w:hint="eastAsia"/>
              </w:rPr>
            </w:rPrChange>
          </w:rPr>
          <w:delText>주기적으로</w:delText>
        </w:r>
      </w:del>
      <w:ins w:id="1705" w:author="Matthew Yeansoo Jeong" w:date="2026-01-15T13:49:00Z" w16du:dateUtc="2026-01-15T04:49:00Z">
        <w:r w:rsidR="00993478" w:rsidRPr="009D312D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706" w:author="Matthew Yeansoo Jeong" w:date="2026-01-15T14:41:00Z" w16du:dateUtc="2026-01-15T05:41:00Z">
              <w:rPr>
                <w:rFonts w:ascii="맑은 고딕" w:eastAsia="맑은 고딕" w:hAnsi="맑은 고딕" w:hint="eastAsia"/>
              </w:rPr>
            </w:rPrChange>
          </w:rPr>
          <w:t>상시</w:t>
        </w:r>
      </w:ins>
      <w:r w:rsidRPr="009D312D">
        <w:rPr>
          <w:rFonts w:ascii="맑은 고딕" w:eastAsia="맑은 고딕" w:hAnsi="맑은 고딕" w:cs="함초롬바탕"/>
          <w:spacing w:val="-10"/>
          <w:w w:val="95"/>
          <w:position w:val="1"/>
          <w:rPrChange w:id="1707" w:author="Matthew Yeansoo Jeong" w:date="2026-01-15T14:41:00Z" w16du:dateUtc="2026-01-15T05:41:00Z">
            <w:rPr>
              <w:rFonts w:ascii="맑은 고딕" w:eastAsia="맑은 고딕" w:hAnsi="맑은 고딕"/>
            </w:rPr>
          </w:rPrChange>
        </w:rPr>
        <w:t xml:space="preserve"> 점검하여야 한다.</w:t>
      </w:r>
    </w:p>
    <w:p w14:paraId="178E8C66" w14:textId="77777777" w:rsidR="0042157B" w:rsidRPr="009D312D" w:rsidRDefault="0042157B" w:rsidP="002C3D93">
      <w:pPr>
        <w:pStyle w:val="a5"/>
        <w:rPr>
          <w:rFonts w:ascii="맑은 고딕" w:eastAsia="맑은 고딕" w:hAnsi="맑은 고딕" w:cs="함초롬바탕"/>
          <w:spacing w:val="-10"/>
          <w:w w:val="95"/>
          <w:position w:val="1"/>
          <w:rPrChange w:id="1708" w:author="Matthew Yeansoo Jeong" w:date="2026-01-15T14:41:00Z" w16du:dateUtc="2026-01-15T05:41:00Z">
            <w:rPr>
              <w:rFonts w:ascii="맑은 고딕" w:eastAsia="맑은 고딕" w:hAnsi="맑은 고딕"/>
            </w:rPr>
          </w:rPrChange>
        </w:rPr>
      </w:pPr>
    </w:p>
    <w:p w14:paraId="24440395" w14:textId="01BEE16B" w:rsidR="001E6686" w:rsidDel="002C78EA" w:rsidRDefault="001E6686" w:rsidP="001E0A46">
      <w:pPr>
        <w:wordWrap/>
        <w:rPr>
          <w:del w:id="1709" w:author="Matthew Yeansoo Jeong" w:date="2026-01-15T14:49:00Z" w16du:dateUtc="2026-01-15T05:49:00Z"/>
          <w:rFonts w:ascii="맑은 고딕" w:eastAsia="맑은 고딕" w:hAnsi="맑은 고딕"/>
          <w:kern w:val="0"/>
          <w:szCs w:val="20"/>
        </w:rPr>
      </w:pPr>
    </w:p>
    <w:p w14:paraId="4FC2251E" w14:textId="4997AA0F" w:rsidR="002C3D93" w:rsidRPr="00CA70C1" w:rsidRDefault="002C3D93" w:rsidP="002C3D93">
      <w:pPr>
        <w:pStyle w:val="a5"/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71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1711" w:author="Matthew Yeansoo Jeong" w:date="2026-01-15T13:58:00Z" w16du:dateUtc="2026-01-15T04:58:00Z">
        <w:r w:rsidDel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delText xml:space="preserve">20 </w:delText>
        </w:r>
      </w:del>
      <w:ins w:id="1712" w:author="Matthew Yeansoo Jeong" w:date="2026-01-20T09:41:00Z" w16du:dateUtc="2026-01-20T00:41:00Z">
        <w:r w:rsidR="00592689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22</w:t>
        </w:r>
      </w:ins>
      <w:ins w:id="1713" w:author="Matthew Yeansoo Jeong" w:date="2026-01-15T13:58:00Z" w16du:dateUtc="2026-01-15T04:58:00Z">
        <w:r w:rsidR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71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715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운용실태점검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]</w:t>
      </w:r>
    </w:p>
    <w:p w14:paraId="6616DF04" w14:textId="329382A2" w:rsidR="002C3D93" w:rsidRPr="009D312D" w:rsidRDefault="002C3D93">
      <w:pPr>
        <w:pStyle w:val="a5"/>
        <w:numPr>
          <w:ilvl w:val="1"/>
          <w:numId w:val="40"/>
        </w:numPr>
        <w:rPr>
          <w:rFonts w:ascii="맑은 고딕" w:eastAsia="맑은 고딕" w:hAnsi="맑은 고딕" w:cs="함초롬바탕"/>
          <w:spacing w:val="-10"/>
          <w:w w:val="95"/>
          <w:position w:val="1"/>
          <w:rPrChange w:id="1716" w:author="Matthew Yeansoo Jeong" w:date="2026-01-15T14:42:00Z" w16du:dateUtc="2026-01-15T05:42:00Z">
            <w:rPr>
              <w:rFonts w:ascii="맑은 고딕" w:eastAsia="맑은 고딕" w:hAnsi="맑은 고딕"/>
            </w:rPr>
          </w:rPrChange>
        </w:rPr>
        <w:pPrChange w:id="1717" w:author="Matthew Yeansoo Jeong" w:date="2026-01-15T14:42:00Z" w16du:dateUtc="2026-01-15T05:42:00Z">
          <w:pPr>
            <w:pStyle w:val="a5"/>
          </w:pPr>
        </w:pPrChange>
      </w:pPr>
      <w:del w:id="1718" w:author="Matthew Yeansoo Jeong" w:date="2026-01-15T14:42:00Z" w16du:dateUtc="2026-01-15T05:42:00Z">
        <w:r w:rsidRPr="00CA70C1" w:rsidDel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719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①</w:delText>
        </w:r>
        <w:r w:rsidDel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 xml:space="preserve"> </w:delText>
        </w:r>
      </w:del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운용담당자는 자금의 수익률 제고를 위하여 매월 운용실태를 점검하</w:t>
      </w:r>
      <w:del w:id="1720" w:author="Matthew Yeansoo Jeong" w:date="2026-01-15T14:43:00Z" w16du:dateUtc="2026-01-15T05:43:00Z">
        <w:r w:rsidDel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>고</w:delText>
        </w:r>
      </w:del>
      <w:ins w:id="1721" w:author="Matthew Yeansoo Jeong" w:date="2026-01-15T14:43:00Z" w16du:dateUtc="2026-01-15T05:43:00Z">
        <w:r w:rsidR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여 간사에게 통보하여야 하고</w:t>
        </w:r>
      </w:ins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 xml:space="preserve"> 매 분기마다 </w:t>
      </w:r>
      <w:del w:id="1722" w:author="Matthew Yeansoo Jeong" w:date="2026-01-15T14:42:00Z" w16du:dateUtc="2026-01-15T05:42:00Z">
        <w:r w:rsidDel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>소관 부문장</w:delText>
        </w:r>
      </w:del>
      <w:ins w:id="1723" w:author="Matthew Yeansoo Jeong" w:date="2026-01-15T14:42:00Z" w16du:dateUtc="2026-01-15T05:42:00Z">
        <w:r w:rsidR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위원장</w:t>
        </w:r>
      </w:ins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에게 보고하여야 한다.</w:t>
      </w:r>
    </w:p>
    <w:p w14:paraId="4AAA8F3E" w14:textId="4816F171" w:rsidR="002C3D93" w:rsidRDefault="002C3D93">
      <w:pPr>
        <w:pStyle w:val="a5"/>
        <w:numPr>
          <w:ilvl w:val="1"/>
          <w:numId w:val="40"/>
        </w:numPr>
        <w:rPr>
          <w:rFonts w:ascii="맑은 고딕" w:eastAsia="맑은 고딕" w:hAnsi="맑은 고딕" w:cs="함초롬바탕"/>
          <w:spacing w:val="-10"/>
          <w:w w:val="95"/>
          <w:position w:val="1"/>
        </w:rPr>
        <w:pPrChange w:id="1724" w:author="Matthew Yeansoo Jeong" w:date="2026-01-15T14:43:00Z" w16du:dateUtc="2026-01-15T05:43:00Z">
          <w:pPr>
            <w:pStyle w:val="a5"/>
          </w:pPr>
        </w:pPrChange>
      </w:pPr>
      <w:del w:id="1725" w:author="Matthew Yeansoo Jeong" w:date="2026-01-15T14:43:00Z" w16du:dateUtc="2026-01-15T05:43:00Z">
        <w:r w:rsidRPr="00CA70C1" w:rsidDel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726" w:author="Isaac Cheolsu Lee" w:date="2024-01-02T14:09:00Z">
              <w:rPr>
                <w:rFonts w:ascii="바탕체" w:eastAsia="바탕체" w:hAnsi="바탕체" w:cs="함초롬바탕" w:hint="eastAsia"/>
                <w:spacing w:val="-10"/>
                <w:w w:val="95"/>
                <w:position w:val="1"/>
                <w:sz w:val="22"/>
                <w:szCs w:val="22"/>
              </w:rPr>
            </w:rPrChange>
          </w:rPr>
          <w:delText>②</w:delText>
        </w:r>
        <w:r w:rsidDel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 xml:space="preserve"> </w:delText>
        </w:r>
      </w:del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제</w:t>
      </w:r>
      <w:del w:id="1727" w:author="Matthew Yeansoo Jeong" w:date="2026-01-15T14:43:00Z" w16du:dateUtc="2026-01-15T05:43:00Z">
        <w:r w:rsidDel="002C78EA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 xml:space="preserve"> </w:delText>
        </w:r>
      </w:del>
      <w:r>
        <w:rPr>
          <w:rFonts w:ascii="맑은 고딕" w:eastAsia="맑은 고딕" w:hAnsi="맑은 고딕" w:cs="함초롬바탕"/>
          <w:spacing w:val="-10"/>
          <w:w w:val="95"/>
          <w:position w:val="1"/>
        </w:rPr>
        <w:t>1</w:t>
      </w:r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 xml:space="preserve">항의 </w:t>
      </w:r>
      <w:del w:id="1728" w:author="Matthew Yeansoo Jeong" w:date="2026-01-20T09:43:00Z" w16du:dateUtc="2026-01-20T00:43:00Z">
        <w:r w:rsidDel="005F2FED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 xml:space="preserve">자금의 운용실태 </w:delText>
        </w:r>
      </w:del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점검결과 운용실적이 우수한 거래금융기관에 대해서는 거래한도를 증액하는 등의 우대를 할 수 있고,</w:t>
      </w:r>
      <w:r>
        <w:rPr>
          <w:rFonts w:ascii="맑은 고딕" w:eastAsia="맑은 고딕" w:hAnsi="맑은 고딕" w:cs="함초롬바탕"/>
          <w:spacing w:val="-10"/>
          <w:w w:val="95"/>
          <w:position w:val="1"/>
        </w:rPr>
        <w:t xml:space="preserve"> </w:t>
      </w:r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운용실적이 저조한 금융기관에 대해서는 거래한도의 축소 등의 불이익을 줄 수 있다.</w:t>
      </w:r>
    </w:p>
    <w:p w14:paraId="0EB28D5F" w14:textId="69C0ABD6" w:rsidR="006F35E4" w:rsidDel="004749F8" w:rsidRDefault="006F35E4" w:rsidP="001E6686">
      <w:pPr>
        <w:pStyle w:val="a5"/>
        <w:jc w:val="center"/>
        <w:rPr>
          <w:del w:id="1729" w:author="Matthew Yeansoo Jeong" w:date="2026-01-20T09:43:00Z" w16du:dateUtc="2026-01-20T00:43:00Z"/>
          <w:rFonts w:ascii="맑은 고딕" w:eastAsia="맑은 고딕" w:hAnsi="맑은 고딕"/>
        </w:rPr>
      </w:pPr>
    </w:p>
    <w:p w14:paraId="21E3F345" w14:textId="77777777" w:rsidR="004749F8" w:rsidRDefault="004749F8" w:rsidP="002C3D93">
      <w:pPr>
        <w:pStyle w:val="a5"/>
        <w:rPr>
          <w:ins w:id="1730" w:author="Matthew Yeansoo Jeong" w:date="2026-01-21T11:55:00Z" w16du:dateUtc="2026-01-21T02:55:00Z"/>
          <w:rFonts w:ascii="맑은 고딕" w:eastAsia="맑은 고딕" w:hAnsi="맑은 고딕"/>
        </w:rPr>
      </w:pPr>
    </w:p>
    <w:p w14:paraId="41DA5BE2" w14:textId="77777777" w:rsidR="004749F8" w:rsidRPr="00D24B8F" w:rsidRDefault="004749F8" w:rsidP="002C3D93">
      <w:pPr>
        <w:pStyle w:val="a5"/>
        <w:rPr>
          <w:ins w:id="1731" w:author="Matthew Yeansoo Jeong" w:date="2026-01-21T11:55:00Z" w16du:dateUtc="2026-01-21T02:55:00Z"/>
          <w:rFonts w:ascii="맑은 고딕" w:eastAsia="맑은 고딕" w:hAnsi="맑은 고딕"/>
        </w:rPr>
      </w:pPr>
    </w:p>
    <w:p w14:paraId="7A1D43E2" w14:textId="08351681" w:rsidR="002C3D93" w:rsidRPr="001E6686" w:rsidDel="00AB1DBA" w:rsidRDefault="002C3D93" w:rsidP="001E0A46">
      <w:pPr>
        <w:wordWrap/>
        <w:rPr>
          <w:del w:id="1732" w:author="Matthew Yeansoo Jeong" w:date="2026-01-15T13:58:00Z" w16du:dateUtc="2026-01-15T04:58:00Z"/>
          <w:rFonts w:ascii="맑은 고딕" w:eastAsia="맑은 고딕" w:hAnsi="맑은 고딕"/>
          <w:kern w:val="0"/>
          <w:szCs w:val="20"/>
        </w:rPr>
      </w:pPr>
    </w:p>
    <w:p w14:paraId="4618587F" w14:textId="29E4C4A8" w:rsidR="001E6686" w:rsidRPr="001E6686" w:rsidRDefault="001E6686" w:rsidP="001E6686">
      <w:pPr>
        <w:pStyle w:val="a5"/>
        <w:jc w:val="center"/>
        <w:rPr>
          <w:rFonts w:ascii="맑은 고딕" w:eastAsia="맑은 고딕" w:hAnsi="맑은 고딕"/>
          <w:b/>
          <w:bCs/>
          <w:sz w:val="28"/>
          <w:szCs w:val="28"/>
          <w:rPrChange w:id="1733" w:author="Isaac Cheolsu Lee" w:date="2024-01-02T14:09:00Z">
            <w:rPr>
              <w:rFonts w:ascii="바탕체" w:eastAsia="바탕체" w:hAnsi="바탕체"/>
            </w:rPr>
          </w:rPrChange>
        </w:rPr>
      </w:pPr>
      <w:r w:rsidRPr="001E6686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  <w:rPrChange w:id="1734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</w:rPr>
        <w:t xml:space="preserve"> </w:t>
      </w:r>
      <w:r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sz w:val="28"/>
          <w:szCs w:val="28"/>
        </w:rPr>
        <w:t>5</w:t>
      </w:r>
      <w:r>
        <w:rPr>
          <w:rFonts w:ascii="맑은 고딕" w:eastAsia="맑은 고딕" w:hAnsi="맑은 고딕"/>
          <w:b/>
          <w:bCs/>
          <w:spacing w:val="-10"/>
          <w:w w:val="95"/>
          <w:position w:val="1"/>
          <w:sz w:val="28"/>
          <w:szCs w:val="28"/>
        </w:rPr>
        <w:t xml:space="preserve"> </w:t>
      </w:r>
      <w:r w:rsidRPr="001E6686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  <w:rPrChange w:id="173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장</w:t>
      </w:r>
      <w:r w:rsidRPr="001E6686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sz w:val="28"/>
          <w:szCs w:val="28"/>
          <w:rPrChange w:id="173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1E6686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  <w:rPrChange w:id="1737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자금</w:t>
      </w:r>
      <w:r w:rsidR="002C3D93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sz w:val="28"/>
          <w:szCs w:val="28"/>
        </w:rPr>
        <w:t>의 송수신 및 처리</w:t>
      </w:r>
    </w:p>
    <w:p w14:paraId="17738740" w14:textId="77777777" w:rsidR="001E6686" w:rsidRDefault="001E6686" w:rsidP="001E0A46">
      <w:pPr>
        <w:wordWrap/>
        <w:rPr>
          <w:rFonts w:ascii="맑은 고딕" w:eastAsia="맑은 고딕" w:hAnsi="맑은 고딕"/>
          <w:kern w:val="0"/>
          <w:szCs w:val="20"/>
        </w:rPr>
      </w:pPr>
    </w:p>
    <w:p w14:paraId="086D350D" w14:textId="77777777" w:rsidR="00317950" w:rsidRPr="00CA70C1" w:rsidRDefault="00317950" w:rsidP="001E0A46">
      <w:pPr>
        <w:wordWrap/>
        <w:rPr>
          <w:rFonts w:ascii="맑은 고딕" w:eastAsia="맑은 고딕" w:hAnsi="맑은 고딕"/>
          <w:kern w:val="0"/>
          <w:szCs w:val="20"/>
        </w:rPr>
      </w:pPr>
    </w:p>
    <w:p w14:paraId="050D7FC1" w14:textId="5679E137" w:rsidR="002C3D93" w:rsidRPr="00CA70C1" w:rsidRDefault="002C3D93" w:rsidP="002C3D93">
      <w:pPr>
        <w:pStyle w:val="a5"/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73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1739" w:author="Matthew Yeansoo Jeong" w:date="2026-01-15T13:58:00Z" w16du:dateUtc="2026-01-15T04:58:00Z">
        <w:r w:rsidDel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delText xml:space="preserve">21 </w:delText>
        </w:r>
      </w:del>
      <w:ins w:id="1740" w:author="Matthew Yeansoo Jeong" w:date="2026-01-15T14:51:00Z" w16du:dateUtc="2026-01-15T05:51:00Z">
        <w:r w:rsidR="0042157B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2</w:t>
        </w:r>
      </w:ins>
      <w:ins w:id="1741" w:author="Matthew Yeansoo Jeong" w:date="2026-01-20T09:41:00Z" w16du:dateUtc="2026-01-20T00:41:00Z">
        <w:r w:rsidR="00592689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3</w:t>
        </w:r>
      </w:ins>
      <w:ins w:id="1742" w:author="Matthew Yeansoo Jeong" w:date="2026-01-15T13:58:00Z" w16du:dateUtc="2026-01-15T04:58:00Z">
        <w:r w:rsidR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74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744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 w:rsidR="00317950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자금의 청구 및 이체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]</w:t>
      </w:r>
    </w:p>
    <w:p w14:paraId="55E49047" w14:textId="66EA24D9" w:rsidR="002C3D93" w:rsidRPr="006F35E4" w:rsidRDefault="002C3D93" w:rsidP="006F35E4">
      <w:pPr>
        <w:pStyle w:val="a5"/>
        <w:numPr>
          <w:ilvl w:val="0"/>
          <w:numId w:val="42"/>
        </w:numPr>
        <w:rPr>
          <w:ins w:id="1745" w:author="Matthew Yeansoo Jeong" w:date="2026-01-15T15:44:00Z" w16du:dateUtc="2026-01-15T06:44:00Z"/>
          <w:rFonts w:ascii="맑은 고딕" w:eastAsia="맑은 고딕" w:hAnsi="맑은 고딕"/>
          <w:rPrChange w:id="1746" w:author="Matthew Yeansoo Jeong" w:date="2026-01-15T15:44:00Z" w16du:dateUtc="2026-01-15T06:44:00Z">
            <w:rPr>
              <w:ins w:id="1747" w:author="Matthew Yeansoo Jeong" w:date="2026-01-15T15:44:00Z" w16du:dateUtc="2026-01-15T06:44:00Z"/>
              <w:rFonts w:ascii="맑은 고딕" w:eastAsia="맑은 고딕" w:hAnsi="맑은 고딕" w:cs="함초롬바탕"/>
              <w:spacing w:val="-10"/>
              <w:w w:val="95"/>
              <w:position w:val="1"/>
            </w:rPr>
          </w:rPrChange>
        </w:rPr>
      </w:pPr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자금이 필요할 때에는 관련 규정에 따라 운용담당자에게 청구하며,</w:t>
      </w:r>
      <w:r>
        <w:rPr>
          <w:rFonts w:ascii="맑은 고딕" w:eastAsia="맑은 고딕" w:hAnsi="맑은 고딕" w:cs="함초롬바탕"/>
          <w:spacing w:val="-10"/>
          <w:w w:val="95"/>
          <w:position w:val="1"/>
        </w:rPr>
        <w:t xml:space="preserve"> </w:t>
      </w:r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운용담당자는 자금의 용도 등을 확인한 후</w:t>
      </w:r>
      <w:r w:rsidR="00317950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 xml:space="preserve"> 전결규정에 따라 자금을 송금하여야 한다.</w:t>
      </w:r>
    </w:p>
    <w:p w14:paraId="24144B86" w14:textId="61AF9E56" w:rsidR="006F35E4" w:rsidRPr="002C3D93" w:rsidRDefault="006F35E4">
      <w:pPr>
        <w:pStyle w:val="a5"/>
        <w:numPr>
          <w:ilvl w:val="0"/>
          <w:numId w:val="42"/>
        </w:numPr>
        <w:rPr>
          <w:rFonts w:ascii="맑은 고딕" w:eastAsia="맑은 고딕" w:hAnsi="맑은 고딕"/>
        </w:rPr>
        <w:pPrChange w:id="1748" w:author="Matthew Yeansoo Jeong" w:date="2026-01-15T15:44:00Z" w16du:dateUtc="2026-01-15T06:44:00Z">
          <w:pPr>
            <w:pStyle w:val="a5"/>
          </w:pPr>
        </w:pPrChange>
      </w:pPr>
      <w:ins w:id="1749" w:author="Matthew Yeansoo Jeong" w:date="2026-01-15T15:44:00Z" w16du:dateUtc="2026-01-15T06:44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자금의 이체 실행</w:t>
        </w:r>
      </w:ins>
      <w:ins w:id="1750" w:author="Matthew Yeansoo Jeong" w:date="2026-01-15T15:48:00Z" w16du:dateUtc="2026-01-15T06:48:00Z">
        <w:r w:rsidR="0085105A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 </w:t>
        </w:r>
      </w:ins>
      <w:ins w:id="1751" w:author="Matthew Yeansoo Jeong" w:date="2026-01-15T15:44:00Z" w16du:dateUtc="2026-01-15T06:44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시에는 기안자와 등록자, 승인자를 분리하여야 하며, 법인인감 및 보안매체</w:t>
        </w:r>
      </w:ins>
      <w:ins w:id="1752" w:author="Matthew Yeansoo Jeong" w:date="2026-01-15T15:45:00Z" w16du:dateUtc="2026-01-15T06:45:00Z">
        <w:r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 관리자와 이체 실행자는 원칙적으로 분리하여 운영한다.</w:t>
        </w:r>
      </w:ins>
    </w:p>
    <w:p w14:paraId="7DD3786C" w14:textId="77777777" w:rsidR="004939A5" w:rsidRDefault="004939A5" w:rsidP="001E0A46">
      <w:pPr>
        <w:wordWrap/>
        <w:rPr>
          <w:rFonts w:ascii="맑은 고딕" w:eastAsia="맑은 고딕" w:hAnsi="맑은 고딕"/>
          <w:kern w:val="0"/>
          <w:szCs w:val="20"/>
        </w:rPr>
      </w:pPr>
    </w:p>
    <w:p w14:paraId="2A24693A" w14:textId="255F9B73" w:rsidR="00317950" w:rsidRPr="00CA70C1" w:rsidRDefault="00317950" w:rsidP="00317950">
      <w:pPr>
        <w:pStyle w:val="a5"/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75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1754" w:author="Matthew Yeansoo Jeong" w:date="2026-01-15T13:58:00Z" w16du:dateUtc="2026-01-15T04:58:00Z">
        <w:r w:rsidDel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delText xml:space="preserve">22 </w:delText>
        </w:r>
      </w:del>
      <w:ins w:id="1755" w:author="Matthew Yeansoo Jeong" w:date="2026-01-15T13:58:00Z" w16du:dateUtc="2026-01-15T04:58:00Z">
        <w:r w:rsidR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>2</w:t>
        </w:r>
      </w:ins>
      <w:ins w:id="1756" w:author="Matthew Yeansoo Jeong" w:date="2026-01-20T09:41:00Z" w16du:dateUtc="2026-01-20T00:41:00Z">
        <w:r w:rsidR="00592689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4</w:t>
        </w:r>
      </w:ins>
      <w:ins w:id="1757" w:author="Matthew Yeansoo Jeong" w:date="2026-01-15T13:58:00Z" w16du:dateUtc="2026-01-15T04:58:00Z">
        <w:r w:rsidR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75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759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자금의 조달 및 운용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]</w:t>
      </w:r>
    </w:p>
    <w:p w14:paraId="51E59263" w14:textId="051FF7D6" w:rsidR="00317950" w:rsidRDefault="00317950" w:rsidP="00317950">
      <w:pPr>
        <w:pStyle w:val="a5"/>
        <w:rPr>
          <w:rFonts w:ascii="맑은 고딕" w:eastAsia="맑은 고딕" w:hAnsi="맑은 고딕" w:cs="함초롬바탕"/>
          <w:spacing w:val="-10"/>
          <w:w w:val="95"/>
          <w:position w:val="1"/>
        </w:rPr>
      </w:pPr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lastRenderedPageBreak/>
        <w:t>자금의 조달 및 운용에 관한 사항은 대표이사의 결재를 받아야 한다.</w:t>
      </w:r>
    </w:p>
    <w:p w14:paraId="08ABCE79" w14:textId="77777777" w:rsidR="00317950" w:rsidRDefault="00317950" w:rsidP="00317950">
      <w:pPr>
        <w:pStyle w:val="a5"/>
        <w:rPr>
          <w:rFonts w:ascii="맑은 고딕" w:eastAsia="맑은 고딕" w:hAnsi="맑은 고딕" w:cs="함초롬바탕"/>
          <w:spacing w:val="-10"/>
          <w:w w:val="95"/>
          <w:position w:val="1"/>
        </w:rPr>
      </w:pPr>
    </w:p>
    <w:p w14:paraId="4FC1D319" w14:textId="119AE2C3" w:rsidR="00BD6C9C" w:rsidRPr="00CA70C1" w:rsidRDefault="00BD6C9C" w:rsidP="00BD6C9C">
      <w:pPr>
        <w:pStyle w:val="a5"/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760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1761" w:author="Matthew Yeansoo Jeong" w:date="2026-01-15T13:58:00Z" w16du:dateUtc="2026-01-15T04:58:00Z">
        <w:r w:rsidDel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delText xml:space="preserve">23 </w:delText>
        </w:r>
      </w:del>
      <w:ins w:id="1762" w:author="Matthew Yeansoo Jeong" w:date="2026-01-15T13:58:00Z" w16du:dateUtc="2026-01-15T04:58:00Z">
        <w:r w:rsidR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>2</w:t>
        </w:r>
      </w:ins>
      <w:ins w:id="1763" w:author="Matthew Yeansoo Jeong" w:date="2026-01-20T09:41:00Z" w16du:dateUtc="2026-01-20T00:41:00Z">
        <w:r w:rsidR="00592689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5</w:t>
        </w:r>
      </w:ins>
      <w:ins w:id="1764" w:author="Matthew Yeansoo Jeong" w:date="2026-01-15T13:58:00Z" w16du:dateUtc="2026-01-15T04:58:00Z">
        <w:r w:rsidR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765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766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자금의 처리 세부사항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]</w:t>
      </w:r>
    </w:p>
    <w:p w14:paraId="0D7E944D" w14:textId="241F49E8" w:rsidR="00BD6C9C" w:rsidRPr="00BD6C9C" w:rsidRDefault="00BD6C9C" w:rsidP="00317950">
      <w:pPr>
        <w:pStyle w:val="a5"/>
        <w:rPr>
          <w:rFonts w:ascii="맑은 고딕" w:eastAsia="맑은 고딕" w:hAnsi="맑은 고딕" w:cs="함초롬바탕"/>
          <w:spacing w:val="-10"/>
          <w:w w:val="95"/>
          <w:position w:val="1"/>
        </w:rPr>
      </w:pPr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 xml:space="preserve">자금의 처리에 필요한 세부사항은 회계관리규정의 급전출납 규정에서 정하는 바에 </w:t>
      </w:r>
      <w:commentRangeStart w:id="1767"/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따른다</w:t>
      </w:r>
      <w:commentRangeEnd w:id="1767"/>
      <w:r w:rsidR="002C78EA">
        <w:rPr>
          <w:rStyle w:val="afff3"/>
          <w:rFonts w:ascii="맑은 고딕" w:eastAsia="맑은 고딕" w:hAnsi="맑은 고딕" w:cs="함초롬바탕" w:hint="eastAsia"/>
          <w:spacing w:val="-10"/>
          <w:w w:val="95"/>
          <w:position w:val="1"/>
          <w:sz w:val="20"/>
          <w:szCs w:val="20"/>
        </w:rPr>
        <w:commentReference w:id="1767"/>
      </w:r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.</w:t>
      </w:r>
    </w:p>
    <w:p w14:paraId="04108569" w14:textId="77777777" w:rsidR="00BD6C9C" w:rsidRDefault="00BD6C9C" w:rsidP="00317950">
      <w:pPr>
        <w:pStyle w:val="a5"/>
        <w:rPr>
          <w:rFonts w:ascii="맑은 고딕" w:eastAsia="맑은 고딕" w:hAnsi="맑은 고딕" w:cs="함초롬바탕"/>
          <w:spacing w:val="-10"/>
          <w:w w:val="95"/>
          <w:position w:val="1"/>
        </w:rPr>
      </w:pPr>
    </w:p>
    <w:p w14:paraId="06DA1823" w14:textId="59F4FD7D" w:rsidR="00317950" w:rsidRPr="00CA70C1" w:rsidRDefault="00317950" w:rsidP="00317950">
      <w:pPr>
        <w:pStyle w:val="a5"/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</w:pP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768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제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 xml:space="preserve"> </w:t>
      </w:r>
      <w:del w:id="1769" w:author="Matthew Yeansoo Jeong" w:date="2026-01-15T13:58:00Z" w16du:dateUtc="2026-01-15T04:58:00Z">
        <w:r w:rsidDel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delText>2</w:delText>
        </w:r>
        <w:r w:rsidR="00BD6C9C" w:rsidDel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delText>4</w:delText>
        </w:r>
        <w:r w:rsidDel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delText xml:space="preserve"> </w:delText>
        </w:r>
      </w:del>
      <w:ins w:id="1770" w:author="Matthew Yeansoo Jeong" w:date="2026-01-15T13:58:00Z" w16du:dateUtc="2026-01-15T04:58:00Z">
        <w:r w:rsidR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>2</w:t>
        </w:r>
      </w:ins>
      <w:ins w:id="1771" w:author="Matthew Yeansoo Jeong" w:date="2026-01-20T09:41:00Z" w16du:dateUtc="2026-01-20T00:41:00Z">
        <w:r w:rsidR="00592689">
          <w:rPr>
            <w:rFonts w:ascii="맑은 고딕" w:eastAsia="맑은 고딕" w:hAnsi="맑은 고딕" w:cs="함초롬바탕" w:hint="eastAsia"/>
            <w:b/>
            <w:bCs/>
            <w:spacing w:val="-10"/>
            <w:w w:val="95"/>
            <w:position w:val="1"/>
          </w:rPr>
          <w:t>6</w:t>
        </w:r>
      </w:ins>
      <w:ins w:id="1772" w:author="Matthew Yeansoo Jeong" w:date="2026-01-15T13:58:00Z" w16du:dateUtc="2026-01-15T04:58:00Z">
        <w:r w:rsidR="00AB1DBA">
          <w:rPr>
            <w:rFonts w:ascii="맑은 고딕" w:eastAsia="맑은 고딕" w:hAnsi="맑은 고딕" w:cs="함초롬바탕"/>
            <w:b/>
            <w:bCs/>
            <w:spacing w:val="-10"/>
            <w:w w:val="95"/>
            <w:position w:val="1"/>
          </w:rPr>
          <w:t xml:space="preserve"> </w:t>
        </w:r>
      </w:ins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  <w:rPrChange w:id="1773" w:author="Isaac Cheolsu Lee" w:date="2024-01-02T14:09:00Z">
            <w:rPr>
              <w:rFonts w:ascii="바탕체" w:eastAsia="바탕체" w:hAnsi="바탕체" w:cs="함초롬바탕" w:hint="eastAsia"/>
              <w:spacing w:val="-10"/>
              <w:w w:val="95"/>
              <w:position w:val="1"/>
              <w:sz w:val="22"/>
              <w:szCs w:val="22"/>
            </w:rPr>
          </w:rPrChange>
        </w:rPr>
        <w:t>조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  <w:rPrChange w:id="1774" w:author="Isaac Cheolsu Lee" w:date="2024-01-02T14:09:00Z">
            <w:rPr>
              <w:rFonts w:ascii="바탕체" w:eastAsia="바탕체" w:hAnsi="바탕체" w:cs="함초롬바탕"/>
              <w:spacing w:val="-10"/>
              <w:w w:val="95"/>
              <w:position w:val="1"/>
              <w:sz w:val="22"/>
              <w:szCs w:val="22"/>
            </w:rPr>
          </w:rPrChange>
        </w:rPr>
        <w:t xml:space="preserve"> </w:t>
      </w:r>
      <w:r w:rsidRPr="00CA70C1">
        <w:rPr>
          <w:rFonts w:ascii="맑은 고딕" w:eastAsia="맑은 고딕" w:hAnsi="맑은 고딕" w:cs="함초롬바탕"/>
          <w:b/>
          <w:bCs/>
          <w:spacing w:val="-10"/>
          <w:w w:val="95"/>
          <w:position w:val="1"/>
        </w:rPr>
        <w:t>[</w:t>
      </w:r>
      <w:r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자금</w:t>
      </w:r>
      <w:r w:rsidR="00BD6C9C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현황보고</w:t>
      </w:r>
      <w:r w:rsidRPr="00CA70C1">
        <w:rPr>
          <w:rFonts w:ascii="맑은 고딕" w:eastAsia="맑은 고딕" w:hAnsi="맑은 고딕" w:cs="함초롬바탕" w:hint="eastAsia"/>
          <w:b/>
          <w:bCs/>
          <w:spacing w:val="-10"/>
          <w:w w:val="95"/>
          <w:position w:val="1"/>
        </w:rPr>
        <w:t>]</w:t>
      </w:r>
    </w:p>
    <w:p w14:paraId="63D21180" w14:textId="2F7CBD96" w:rsidR="00317950" w:rsidRPr="00317950" w:rsidRDefault="00317950" w:rsidP="00317950">
      <w:pPr>
        <w:pStyle w:val="a5"/>
        <w:rPr>
          <w:rFonts w:ascii="맑은 고딕" w:eastAsia="맑은 고딕" w:hAnsi="맑은 고딕"/>
        </w:rPr>
      </w:pPr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운용담당자는 매</w:t>
      </w:r>
      <w:ins w:id="1775" w:author="Matthew Yeansoo Jeong" w:date="2026-01-20T10:16:00Z" w16du:dateUtc="2026-01-20T01:16:00Z">
        <w:r w:rsidR="00DB3AEC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 </w:t>
        </w:r>
      </w:ins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 xml:space="preserve">영업일 자금현황을 파악하여 </w:t>
      </w:r>
      <w:del w:id="1776" w:author="Matthew Yeansoo Jeong" w:date="2026-01-15T13:50:00Z" w16du:dateUtc="2026-01-15T04:50:00Z">
        <w:r w:rsidR="000B5A03" w:rsidDel="00993478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 xml:space="preserve">재무부문장, </w:delText>
        </w:r>
        <w:r w:rsidR="00157B8D" w:rsidDel="00993478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>경영전략섹터장</w:delText>
        </w:r>
        <w:r w:rsidR="000B5A03" w:rsidDel="00993478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>(전결)</w:delText>
        </w:r>
        <w:r w:rsidDel="00993478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delText>에게</w:delText>
        </w:r>
      </w:del>
      <w:ins w:id="1777" w:author="Matthew Yeansoo Jeong" w:date="2026-01-15T13:52:00Z" w16du:dateUtc="2026-01-15T04:52:00Z">
        <w:r w:rsidR="00993478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 xml:space="preserve">자금담당부서장(재무부문장), </w:t>
        </w:r>
      </w:ins>
      <w:ins w:id="1778" w:author="Matthew Yeansoo Jeong" w:date="2026-01-15T13:53:00Z" w16du:dateUtc="2026-01-15T04:53:00Z">
        <w:r w:rsidR="00993478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경영지원실장(또는 재무담당이사)에게</w:t>
        </w:r>
      </w:ins>
      <w:r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 xml:space="preserve"> 보고하여야 </w:t>
      </w:r>
      <w:r w:rsidR="00157B8D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하고,</w:t>
      </w:r>
      <w:r w:rsidR="00157B8D">
        <w:rPr>
          <w:rFonts w:ascii="맑은 고딕" w:eastAsia="맑은 고딕" w:hAnsi="맑은 고딕" w:cs="함초롬바탕"/>
          <w:spacing w:val="-10"/>
          <w:w w:val="95"/>
          <w:position w:val="1"/>
        </w:rPr>
        <w:t xml:space="preserve"> </w:t>
      </w:r>
      <w:r w:rsidR="00245242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 xml:space="preserve">대표이사 및 결재권자가 상시 </w:t>
      </w:r>
      <w:r w:rsidR="0035013A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 xml:space="preserve">자금현황보고를 확인할 수 있는 경로를 마련하고 </w:t>
      </w:r>
      <w:r w:rsidR="000B5A03">
        <w:rPr>
          <w:rFonts w:ascii="맑은 고딕" w:eastAsia="맑은 고딕" w:hAnsi="맑은 고딕" w:cs="함초롬바탕" w:hint="eastAsia"/>
          <w:spacing w:val="-10"/>
          <w:w w:val="95"/>
          <w:position w:val="1"/>
        </w:rPr>
        <w:t>유지하여야 한다.</w:t>
      </w:r>
    </w:p>
    <w:p w14:paraId="1BCC43EE" w14:textId="77777777" w:rsidR="00317950" w:rsidRPr="00317950" w:rsidRDefault="00317950" w:rsidP="001E0A46">
      <w:pPr>
        <w:wordWrap/>
        <w:rPr>
          <w:rFonts w:ascii="맑은 고딕" w:eastAsia="맑은 고딕" w:hAnsi="맑은 고딕"/>
          <w:kern w:val="0"/>
          <w:szCs w:val="20"/>
        </w:rPr>
      </w:pPr>
    </w:p>
    <w:p w14:paraId="345BE97F" w14:textId="79563E56" w:rsidR="002C3D93" w:rsidRPr="00CA70C1" w:rsidDel="002C78EA" w:rsidRDefault="002C78EA">
      <w:pPr>
        <w:wordWrap/>
        <w:jc w:val="left"/>
        <w:rPr>
          <w:del w:id="1779" w:author="Matthew Yeansoo Jeong" w:date="2026-01-15T14:49:00Z" w16du:dateUtc="2026-01-15T05:49:00Z"/>
          <w:rFonts w:ascii="맑은 고딕" w:eastAsia="맑은 고딕" w:hAnsi="맑은 고딕"/>
          <w:kern w:val="0"/>
          <w:szCs w:val="20"/>
        </w:rPr>
        <w:pPrChange w:id="1780" w:author="Matthew Yeansoo Jeong" w:date="2026-01-15T15:40:00Z" w16du:dateUtc="2026-01-15T06:40:00Z">
          <w:pPr>
            <w:wordWrap/>
          </w:pPr>
        </w:pPrChange>
      </w:pPr>
      <w:ins w:id="1781" w:author="Matthew Yeansoo Jeong" w:date="2026-01-15T14:49:00Z" w16du:dateUtc="2026-01-15T05:49:00Z">
        <w:r>
          <w:rPr>
            <w:rFonts w:ascii="맑은 고딕" w:eastAsia="맑은 고딕" w:hAnsi="맑은 고딕"/>
            <w:kern w:val="0"/>
            <w:szCs w:val="20"/>
          </w:rPr>
          <w:br w:type="page"/>
        </w:r>
      </w:ins>
    </w:p>
    <w:p w14:paraId="34BFC185" w14:textId="77777777" w:rsidR="00D21E04" w:rsidRPr="001E6686" w:rsidRDefault="00D21E04" w:rsidP="001E0A46">
      <w:pPr>
        <w:widowControl/>
        <w:wordWrap/>
        <w:autoSpaceDE/>
        <w:autoSpaceDN/>
        <w:jc w:val="center"/>
        <w:rPr>
          <w:rFonts w:ascii="맑은 고딕" w:eastAsia="맑은 고딕" w:hAnsi="맑은 고딕" w:cs="굴림"/>
          <w:b/>
          <w:bCs/>
          <w:kern w:val="0"/>
          <w:sz w:val="28"/>
          <w:szCs w:val="28"/>
        </w:rPr>
      </w:pPr>
      <w:r w:rsidRPr="001E6686">
        <w:rPr>
          <w:rFonts w:ascii="맑은 고딕" w:eastAsia="맑은 고딕" w:hAnsi="맑은 고딕" w:cs="굴림" w:hint="eastAsia"/>
          <w:b/>
          <w:bCs/>
          <w:kern w:val="0"/>
          <w:sz w:val="28"/>
          <w:szCs w:val="28"/>
        </w:rPr>
        <w:lastRenderedPageBreak/>
        <w:t xml:space="preserve">부         칙 </w:t>
      </w:r>
    </w:p>
    <w:p w14:paraId="3B6FCF94" w14:textId="77777777" w:rsidR="00D21E04" w:rsidRPr="00CA70C1" w:rsidRDefault="00D21E04" w:rsidP="001E0A46">
      <w:pPr>
        <w:widowControl/>
        <w:wordWrap/>
        <w:autoSpaceDE/>
        <w:autoSpaceDN/>
        <w:jc w:val="center"/>
        <w:rPr>
          <w:rFonts w:ascii="맑은 고딕" w:eastAsia="맑은 고딕" w:hAnsi="맑은 고딕" w:cs="굴림"/>
          <w:b/>
          <w:bCs/>
          <w:kern w:val="0"/>
          <w:szCs w:val="20"/>
        </w:rPr>
      </w:pPr>
    </w:p>
    <w:p w14:paraId="4B7B2673" w14:textId="446120E1" w:rsidR="00D21E04" w:rsidRPr="00CA70C1" w:rsidRDefault="00D21E04" w:rsidP="001E0A46">
      <w:pPr>
        <w:wordWrap/>
        <w:rPr>
          <w:rFonts w:ascii="맑은 고딕" w:eastAsia="맑은 고딕" w:hAnsi="맑은 고딕"/>
          <w:b/>
          <w:kern w:val="0"/>
          <w:szCs w:val="20"/>
        </w:rPr>
      </w:pPr>
      <w:r w:rsidRPr="00CA70C1">
        <w:rPr>
          <w:rFonts w:ascii="맑은 고딕" w:eastAsia="맑은 고딕" w:hAnsi="맑은 고딕" w:hint="eastAsia"/>
          <w:b/>
          <w:kern w:val="0"/>
          <w:szCs w:val="20"/>
        </w:rPr>
        <w:t>제 1 조 [시행</w:t>
      </w:r>
      <w:del w:id="1782" w:author="Matthew Yeansoo Jeong" w:date="2026-01-15T15:43:00Z" w16du:dateUtc="2026-01-15T06:43:00Z">
        <w:r w:rsidRPr="00CA70C1" w:rsidDel="006F35E4">
          <w:rPr>
            <w:rFonts w:ascii="맑은 고딕" w:eastAsia="맑은 고딕" w:hAnsi="맑은 고딕" w:hint="eastAsia"/>
            <w:b/>
            <w:kern w:val="0"/>
            <w:szCs w:val="20"/>
          </w:rPr>
          <w:delText>령</w:delText>
        </w:r>
      </w:del>
      <w:ins w:id="1783" w:author="Matthew Yeansoo Jeong" w:date="2026-01-15T15:43:00Z" w16du:dateUtc="2026-01-15T06:43:00Z">
        <w:r w:rsidR="006F35E4">
          <w:rPr>
            <w:rFonts w:ascii="맑은 고딕" w:eastAsia="맑은 고딕" w:hAnsi="맑은 고딕" w:hint="eastAsia"/>
            <w:b/>
            <w:kern w:val="0"/>
            <w:szCs w:val="20"/>
          </w:rPr>
          <w:t>일</w:t>
        </w:r>
      </w:ins>
      <w:r w:rsidRPr="00CA70C1">
        <w:rPr>
          <w:rFonts w:ascii="맑은 고딕" w:eastAsia="맑은 고딕" w:hAnsi="맑은 고딕" w:hint="eastAsia"/>
          <w:b/>
          <w:kern w:val="0"/>
          <w:szCs w:val="20"/>
        </w:rPr>
        <w:t>]</w:t>
      </w:r>
    </w:p>
    <w:p w14:paraId="4E7EE0C5" w14:textId="6F02D2EB" w:rsidR="00AC0BDE" w:rsidRPr="00CA70C1" w:rsidRDefault="00D21E04" w:rsidP="00C95881">
      <w:pPr>
        <w:wordWrap/>
        <w:rPr>
          <w:rFonts w:asciiTheme="minorHAnsi" w:eastAsiaTheme="minorHAnsi" w:hAnsiTheme="minorHAnsi"/>
          <w:b/>
          <w:kern w:val="0"/>
          <w:szCs w:val="20"/>
        </w:rPr>
      </w:pPr>
      <w:del w:id="1784" w:author="Matthew Yeansoo Jeong" w:date="2026-01-15T15:39:00Z" w16du:dateUtc="2026-01-15T06:39:00Z">
        <w:r w:rsidRPr="009D312D" w:rsidDel="00AC23CC">
          <w:rPr>
            <w:rFonts w:ascii="맑은 고딕" w:eastAsia="맑은 고딕" w:hAnsi="맑은 고딕" w:cs="함초롬바탕" w:hint="eastAsia"/>
            <w:color w:val="000000"/>
            <w:spacing w:val="-10"/>
            <w:w w:val="95"/>
            <w:kern w:val="0"/>
            <w:position w:val="1"/>
            <w:szCs w:val="20"/>
            <w:rPrChange w:id="1785" w:author="Matthew Yeansoo Jeong" w:date="2026-01-15T14:36:00Z" w16du:dateUtc="2026-01-15T05:36:00Z">
              <w:rPr>
                <w:rFonts w:ascii="맑은 고딕" w:eastAsia="맑은 고딕" w:hAnsi="맑은 고딕" w:hint="eastAsia"/>
                <w:kern w:val="0"/>
                <w:szCs w:val="20"/>
              </w:rPr>
            </w:rPrChange>
          </w:rPr>
          <w:delText>이 개정</w:delText>
        </w:r>
        <w:r w:rsidRPr="009D312D" w:rsidDel="00AC23CC">
          <w:rPr>
            <w:rFonts w:ascii="맑은 고딕" w:eastAsia="맑은 고딕" w:hAnsi="맑은 고딕" w:cs="함초롬바탕"/>
            <w:color w:val="000000"/>
            <w:spacing w:val="-10"/>
            <w:w w:val="95"/>
            <w:kern w:val="0"/>
            <w:position w:val="1"/>
            <w:szCs w:val="20"/>
            <w:rPrChange w:id="1786" w:author="Matthew Yeansoo Jeong" w:date="2026-01-15T14:36:00Z" w16du:dateUtc="2026-01-15T05:36:00Z">
              <w:rPr>
                <w:rFonts w:ascii="맑은 고딕" w:eastAsia="맑은 고딕" w:hAnsi="맑은 고딕"/>
                <w:kern w:val="0"/>
                <w:szCs w:val="20"/>
              </w:rPr>
            </w:rPrChange>
          </w:rPr>
          <w:delText xml:space="preserve"> 규정은 20</w:delText>
        </w:r>
        <w:r w:rsidR="00623AFD" w:rsidRPr="009D312D" w:rsidDel="00AC23CC">
          <w:rPr>
            <w:rFonts w:ascii="맑은 고딕" w:eastAsia="맑은 고딕" w:hAnsi="맑은 고딕" w:cs="함초롬바탕"/>
            <w:color w:val="000000"/>
            <w:spacing w:val="-10"/>
            <w:w w:val="95"/>
            <w:kern w:val="0"/>
            <w:position w:val="1"/>
            <w:szCs w:val="20"/>
            <w:rPrChange w:id="1787" w:author="Matthew Yeansoo Jeong" w:date="2026-01-15T14:36:00Z" w16du:dateUtc="2026-01-15T05:36:00Z">
              <w:rPr>
                <w:rFonts w:ascii="맑은 고딕" w:eastAsia="맑은 고딕" w:hAnsi="맑은 고딕"/>
                <w:kern w:val="0"/>
                <w:szCs w:val="20"/>
              </w:rPr>
            </w:rPrChange>
          </w:rPr>
          <w:delText>24</w:delText>
        </w:r>
        <w:r w:rsidRPr="009D312D" w:rsidDel="00AC23CC">
          <w:rPr>
            <w:rFonts w:ascii="맑은 고딕" w:eastAsia="맑은 고딕" w:hAnsi="맑은 고딕" w:cs="함초롬바탕" w:hint="eastAsia"/>
            <w:color w:val="000000"/>
            <w:spacing w:val="-10"/>
            <w:w w:val="95"/>
            <w:kern w:val="0"/>
            <w:position w:val="1"/>
            <w:szCs w:val="20"/>
            <w:rPrChange w:id="1788" w:author="Matthew Yeansoo Jeong" w:date="2026-01-15T14:36:00Z" w16du:dateUtc="2026-01-15T05:36:00Z">
              <w:rPr>
                <w:rFonts w:ascii="맑은 고딕" w:eastAsia="맑은 고딕" w:hAnsi="맑은 고딕" w:hint="eastAsia"/>
                <w:kern w:val="0"/>
                <w:szCs w:val="20"/>
              </w:rPr>
            </w:rPrChange>
          </w:rPr>
          <w:delText>년 </w:delText>
        </w:r>
        <w:r w:rsidR="00623AFD" w:rsidRPr="009D312D" w:rsidDel="00AC23CC">
          <w:rPr>
            <w:rFonts w:ascii="맑은 고딕" w:eastAsia="맑은 고딕" w:hAnsi="맑은 고딕" w:cs="함초롬바탕"/>
            <w:color w:val="000000"/>
            <w:spacing w:val="-10"/>
            <w:w w:val="95"/>
            <w:kern w:val="0"/>
            <w:position w:val="1"/>
            <w:szCs w:val="20"/>
            <w:rPrChange w:id="1789" w:author="Matthew Yeansoo Jeong" w:date="2026-01-15T14:36:00Z" w16du:dateUtc="2026-01-15T05:36:00Z">
              <w:rPr>
                <w:rFonts w:ascii="맑은 고딕" w:eastAsia="맑은 고딕" w:hAnsi="맑은 고딕"/>
                <w:kern w:val="0"/>
                <w:szCs w:val="20"/>
              </w:rPr>
            </w:rPrChange>
          </w:rPr>
          <w:delText>01</w:delText>
        </w:r>
        <w:r w:rsidRPr="009D312D" w:rsidDel="00AC23CC">
          <w:rPr>
            <w:rFonts w:ascii="맑은 고딕" w:eastAsia="맑은 고딕" w:hAnsi="맑은 고딕" w:cs="함초롬바탕" w:hint="eastAsia"/>
            <w:color w:val="000000"/>
            <w:spacing w:val="-10"/>
            <w:w w:val="95"/>
            <w:kern w:val="0"/>
            <w:position w:val="1"/>
            <w:szCs w:val="20"/>
            <w:rPrChange w:id="1790" w:author="Matthew Yeansoo Jeong" w:date="2026-01-15T14:36:00Z" w16du:dateUtc="2026-01-15T05:36:00Z">
              <w:rPr>
                <w:rFonts w:ascii="맑은 고딕" w:eastAsia="맑은 고딕" w:hAnsi="맑은 고딕" w:hint="eastAsia"/>
                <w:kern w:val="0"/>
                <w:szCs w:val="20"/>
              </w:rPr>
            </w:rPrChange>
          </w:rPr>
          <w:delText>월 </w:delText>
        </w:r>
        <w:r w:rsidR="004939A5" w:rsidRPr="009D312D" w:rsidDel="00AC23CC">
          <w:rPr>
            <w:rFonts w:ascii="맑은 고딕" w:eastAsia="맑은 고딕" w:hAnsi="맑은 고딕" w:cs="함초롬바탕"/>
            <w:color w:val="000000"/>
            <w:spacing w:val="-10"/>
            <w:w w:val="95"/>
            <w:kern w:val="0"/>
            <w:position w:val="1"/>
            <w:szCs w:val="20"/>
            <w:rPrChange w:id="1791" w:author="Matthew Yeansoo Jeong" w:date="2026-01-15T14:36:00Z" w16du:dateUtc="2026-01-15T05:36:00Z">
              <w:rPr>
                <w:rFonts w:ascii="맑은 고딕" w:eastAsia="맑은 고딕" w:hAnsi="맑은 고딕"/>
                <w:kern w:val="0"/>
                <w:szCs w:val="20"/>
              </w:rPr>
            </w:rPrChange>
          </w:rPr>
          <w:delText>0</w:delText>
        </w:r>
        <w:r w:rsidR="00623AFD" w:rsidRPr="009D312D" w:rsidDel="00AC23CC">
          <w:rPr>
            <w:rFonts w:ascii="맑은 고딕" w:eastAsia="맑은 고딕" w:hAnsi="맑은 고딕" w:cs="함초롬바탕"/>
            <w:color w:val="000000"/>
            <w:spacing w:val="-10"/>
            <w:w w:val="95"/>
            <w:kern w:val="0"/>
            <w:position w:val="1"/>
            <w:szCs w:val="20"/>
            <w:rPrChange w:id="1792" w:author="Matthew Yeansoo Jeong" w:date="2026-01-15T14:36:00Z" w16du:dateUtc="2026-01-15T05:36:00Z">
              <w:rPr>
                <w:rFonts w:ascii="맑은 고딕" w:eastAsia="맑은 고딕" w:hAnsi="맑은 고딕"/>
                <w:kern w:val="0"/>
                <w:szCs w:val="20"/>
              </w:rPr>
            </w:rPrChange>
          </w:rPr>
          <w:delText>2</w:delText>
        </w:r>
        <w:r w:rsidRPr="009D312D" w:rsidDel="00AC23CC">
          <w:rPr>
            <w:rFonts w:ascii="맑은 고딕" w:eastAsia="맑은 고딕" w:hAnsi="맑은 고딕" w:cs="함초롬바탕" w:hint="eastAsia"/>
            <w:color w:val="000000"/>
            <w:spacing w:val="-10"/>
            <w:w w:val="95"/>
            <w:kern w:val="0"/>
            <w:position w:val="1"/>
            <w:szCs w:val="20"/>
            <w:rPrChange w:id="1793" w:author="Matthew Yeansoo Jeong" w:date="2026-01-15T14:36:00Z" w16du:dateUtc="2026-01-15T05:36:00Z">
              <w:rPr>
                <w:rFonts w:ascii="맑은 고딕" w:eastAsia="맑은 고딕" w:hAnsi="맑은 고딕" w:hint="eastAsia"/>
                <w:kern w:val="0"/>
                <w:szCs w:val="20"/>
              </w:rPr>
            </w:rPrChange>
          </w:rPr>
          <w:delText>일부터 시행한다</w:delText>
        </w:r>
        <w:r w:rsidRPr="009D312D" w:rsidDel="00AC23CC">
          <w:rPr>
            <w:rFonts w:ascii="맑은 고딕" w:eastAsia="맑은 고딕" w:hAnsi="맑은 고딕" w:cs="함초롬바탕"/>
            <w:color w:val="000000"/>
            <w:spacing w:val="-10"/>
            <w:w w:val="95"/>
            <w:kern w:val="0"/>
            <w:position w:val="1"/>
            <w:szCs w:val="20"/>
            <w:rPrChange w:id="1794" w:author="Matthew Yeansoo Jeong" w:date="2026-01-15T14:36:00Z" w16du:dateUtc="2026-01-15T05:36:00Z">
              <w:rPr>
                <w:rFonts w:ascii="맑은 고딕" w:eastAsia="맑은 고딕" w:hAnsi="맑은 고딕"/>
                <w:kern w:val="0"/>
                <w:szCs w:val="20"/>
              </w:rPr>
            </w:rPrChange>
          </w:rPr>
          <w:delText>.</w:delText>
        </w:r>
      </w:del>
      <w:ins w:id="1795" w:author="Matthew Yeansoo Jeong" w:date="2026-01-15T13:53:00Z" w16du:dateUtc="2026-01-15T04:53:00Z">
        <w:r w:rsidR="00993478" w:rsidRPr="009D312D">
          <w:rPr>
            <w:rFonts w:ascii="맑은 고딕" w:eastAsia="맑은 고딕" w:hAnsi="맑은 고딕" w:cs="함초롬바탕" w:hint="eastAsia"/>
            <w:color w:val="000000"/>
            <w:spacing w:val="-10"/>
            <w:w w:val="95"/>
            <w:kern w:val="0"/>
            <w:position w:val="1"/>
            <w:szCs w:val="20"/>
            <w:rPrChange w:id="1796" w:author="Matthew Yeansoo Jeong" w:date="2026-01-15T14:36:00Z" w16du:dateUtc="2026-01-15T05:36:00Z">
              <w:rPr>
                <w:rFonts w:ascii="맑은 고딕" w:eastAsia="맑은 고딕" w:hAnsi="맑은 고딕" w:hint="eastAsia"/>
                <w:kern w:val="0"/>
                <w:szCs w:val="20"/>
              </w:rPr>
            </w:rPrChange>
          </w:rPr>
          <w:t>이</w:t>
        </w:r>
        <w:r w:rsidR="00993478" w:rsidRPr="009D312D">
          <w:rPr>
            <w:rFonts w:ascii="맑은 고딕" w:eastAsia="맑은 고딕" w:hAnsi="맑은 고딕" w:cs="함초롬바탕"/>
            <w:color w:val="000000"/>
            <w:spacing w:val="-10"/>
            <w:w w:val="95"/>
            <w:kern w:val="0"/>
            <w:position w:val="1"/>
            <w:szCs w:val="20"/>
            <w:rPrChange w:id="1797" w:author="Matthew Yeansoo Jeong" w:date="2026-01-15T14:36:00Z" w16du:dateUtc="2026-01-15T05:36:00Z">
              <w:rPr>
                <w:rFonts w:ascii="맑은 고딕" w:eastAsia="맑은 고딕" w:hAnsi="맑은 고딕"/>
                <w:kern w:val="0"/>
                <w:szCs w:val="20"/>
              </w:rPr>
            </w:rPrChange>
          </w:rPr>
          <w:t xml:space="preserve"> 규정은 2026년 x월 x일부터 시행한다.</w:t>
        </w:r>
      </w:ins>
      <w:r w:rsidR="00C95881" w:rsidRPr="00CA70C1">
        <w:rPr>
          <w:rFonts w:ascii="맑은 고딕" w:eastAsia="맑은 고딕" w:hAnsi="맑은 고딕"/>
          <w:kern w:val="0"/>
          <w:szCs w:val="20"/>
        </w:rPr>
        <w:br/>
      </w:r>
    </w:p>
    <w:p w14:paraId="5742BD85" w14:textId="0CCA5DD2" w:rsidR="00CA70C1" w:rsidRPr="00CA70C1" w:rsidRDefault="00CA70C1" w:rsidP="00CA70C1">
      <w:pPr>
        <w:pStyle w:val="a5"/>
        <w:rPr>
          <w:rFonts w:ascii="맑은 고딕 Semilight" w:eastAsia="맑은 고딕 Semilight" w:hAnsi="맑은 고딕 Semilight" w:cs="맑은 고딕 Semilight"/>
          <w:b/>
          <w:bCs/>
          <w:spacing w:val="-10"/>
          <w:w w:val="95"/>
          <w:position w:val="1"/>
        </w:rPr>
      </w:pPr>
      <w:r w:rsidRPr="00CA70C1">
        <w:rPr>
          <w:rFonts w:ascii="맑은 고딕 Semilight" w:eastAsia="맑은 고딕 Semilight" w:hAnsi="맑은 고딕 Semilight" w:cs="맑은 고딕 Semilight" w:hint="eastAsia"/>
          <w:b/>
          <w:bCs/>
          <w:spacing w:val="-10"/>
          <w:w w:val="95"/>
          <w:position w:val="1"/>
        </w:rPr>
        <w:t xml:space="preserve">제 </w:t>
      </w:r>
      <w:r w:rsidRPr="00CA70C1">
        <w:rPr>
          <w:rFonts w:ascii="맑은 고딕 Semilight" w:eastAsia="맑은 고딕 Semilight" w:hAnsi="맑은 고딕 Semilight" w:cs="맑은 고딕 Semilight"/>
          <w:b/>
          <w:bCs/>
          <w:spacing w:val="-10"/>
          <w:w w:val="95"/>
          <w:position w:val="1"/>
        </w:rPr>
        <w:t xml:space="preserve">2 </w:t>
      </w:r>
      <w:r w:rsidRPr="00CA70C1">
        <w:rPr>
          <w:rFonts w:ascii="맑은 고딕 Semilight" w:eastAsia="맑은 고딕 Semilight" w:hAnsi="맑은 고딕 Semilight" w:cs="맑은 고딕 Semilight" w:hint="eastAsia"/>
          <w:b/>
          <w:bCs/>
          <w:spacing w:val="-10"/>
          <w:w w:val="95"/>
          <w:position w:val="1"/>
        </w:rPr>
        <w:t xml:space="preserve">조 </w:t>
      </w:r>
      <w:r w:rsidRPr="00CA70C1">
        <w:rPr>
          <w:rFonts w:ascii="맑은 고딕 Semilight" w:eastAsia="맑은 고딕 Semilight" w:hAnsi="맑은 고딕 Semilight" w:cs="맑은 고딕 Semilight"/>
          <w:b/>
          <w:bCs/>
          <w:spacing w:val="-10"/>
          <w:w w:val="95"/>
          <w:position w:val="1"/>
        </w:rPr>
        <w:t>[</w:t>
      </w:r>
      <w:r w:rsidRPr="00CA70C1">
        <w:rPr>
          <w:rFonts w:ascii="맑은 고딕 Semilight" w:eastAsia="맑은 고딕 Semilight" w:hAnsi="맑은 고딕 Semilight" w:cs="맑은 고딕 Semilight" w:hint="eastAsia"/>
          <w:b/>
          <w:bCs/>
          <w:spacing w:val="-10"/>
          <w:w w:val="95"/>
          <w:position w:val="1"/>
        </w:rPr>
        <w:t>경과조치</w:t>
      </w:r>
      <w:r w:rsidRPr="00CA70C1">
        <w:rPr>
          <w:rFonts w:ascii="맑은 고딕 Semilight" w:eastAsia="맑은 고딕 Semilight" w:hAnsi="맑은 고딕 Semilight" w:cs="맑은 고딕 Semilight"/>
          <w:b/>
          <w:bCs/>
          <w:spacing w:val="-10"/>
          <w:w w:val="95"/>
          <w:position w:val="1"/>
        </w:rPr>
        <w:t>]</w:t>
      </w:r>
    </w:p>
    <w:p w14:paraId="261460D4" w14:textId="481176F8" w:rsidR="002D0BB8" w:rsidRDefault="00CA70C1" w:rsidP="00CA70C1">
      <w:pPr>
        <w:pStyle w:val="a5"/>
        <w:rPr>
          <w:rFonts w:ascii="맑은 고딕" w:eastAsia="맑은 고딕" w:hAnsi="맑은 고딕" w:cs="함초롬바탕"/>
          <w:spacing w:val="-10"/>
          <w:w w:val="95"/>
          <w:position w:val="1"/>
        </w:rPr>
      </w:pPr>
      <w:r w:rsidRPr="00CA70C1">
        <w:rPr>
          <w:rFonts w:ascii="맑은 고딕 Semilight" w:eastAsia="맑은 고딕 Semilight" w:hAnsi="맑은 고딕 Semilight" w:cs="맑은 고딕 Semilight"/>
          <w:spacing w:val="-10"/>
          <w:w w:val="95"/>
          <w:position w:val="1"/>
        </w:rPr>
        <w:t xml:space="preserve"> </w:t>
      </w:r>
      <w:r w:rsidRPr="009D312D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798" w:author="Matthew Yeansoo Jeong" w:date="2026-01-15T14:36:00Z" w16du:dateUtc="2026-01-15T05:36:00Z">
            <w:rPr>
              <w:rFonts w:ascii="맑은 고딕 Semilight" w:eastAsia="맑은 고딕 Semilight" w:hAnsi="맑은 고딕 Semilight" w:cs="맑은 고딕 Semilight" w:hint="eastAsia"/>
              <w:spacing w:val="-10"/>
              <w:w w:val="95"/>
              <w:position w:val="1"/>
            </w:rPr>
          </w:rPrChange>
        </w:rPr>
        <w:t>이</w:t>
      </w:r>
      <w:r w:rsidRPr="009D312D">
        <w:rPr>
          <w:rFonts w:ascii="맑은 고딕" w:eastAsia="맑은 고딕" w:hAnsi="맑은 고딕" w:cs="함초롬바탕"/>
          <w:spacing w:val="-10"/>
          <w:w w:val="95"/>
          <w:position w:val="1"/>
          <w:rPrChange w:id="1799" w:author="Matthew Yeansoo Jeong" w:date="2026-01-15T14:36:00Z" w16du:dateUtc="2026-01-15T05:36:00Z">
            <w:rPr>
              <w:rFonts w:ascii="맑은 고딕 Semilight" w:eastAsia="맑은 고딕 Semilight" w:hAnsi="맑은 고딕 Semilight" w:cs="맑은 고딕 Semilight"/>
              <w:spacing w:val="-10"/>
              <w:w w:val="95"/>
              <w:position w:val="1"/>
            </w:rPr>
          </w:rPrChange>
        </w:rPr>
        <w:t xml:space="preserve"> 규정 시행이전에 예치</w:t>
      </w:r>
      <w:del w:id="1800" w:author="Matthew Yeansoo Jeong" w:date="2026-01-15T15:46:00Z" w16du:dateUtc="2026-01-15T06:46:00Z">
        <w:r w:rsidRPr="009D312D" w:rsidDel="00B75274">
          <w:rPr>
            <w:rFonts w:ascii="맑은 고딕" w:eastAsia="맑은 고딕" w:hAnsi="맑은 고딕" w:cs="함초롬바탕"/>
            <w:spacing w:val="-10"/>
            <w:w w:val="95"/>
            <w:position w:val="1"/>
            <w:rPrChange w:id="1801" w:author="Matthew Yeansoo Jeong" w:date="2026-01-15T14:36:00Z" w16du:dateUtc="2026-01-15T05:36:00Z">
              <w:rPr>
                <w:rFonts w:ascii="맑은 고딕 Semilight" w:eastAsia="맑은 고딕 Semilight" w:hAnsi="맑은 고딕 Semilight" w:cs="맑은 고딕 Semilight"/>
                <w:spacing w:val="-10"/>
                <w:w w:val="95"/>
                <w:position w:val="1"/>
              </w:rPr>
            </w:rPrChange>
          </w:rPr>
          <w:delText>한 정기예금,</w:delText>
        </w:r>
        <w:r w:rsidRPr="009D312D" w:rsidDel="00B75274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802" w:author="Matthew Yeansoo Jeong" w:date="2026-01-15T14:36:00Z" w16du:dateUtc="2026-01-15T05:36:00Z">
              <w:rPr>
                <w:rFonts w:ascii="맑은 고딕 Semilight" w:eastAsia="맑은 고딕 Semilight" w:hAnsi="맑은 고딕 Semilight" w:cs="맑은 고딕 Semilight" w:hint="eastAsia"/>
                <w:spacing w:val="-10"/>
                <w:w w:val="95"/>
                <w:position w:val="1"/>
              </w:rPr>
            </w:rPrChange>
          </w:rPr>
          <w:delText>정기적금</w:delText>
        </w:r>
      </w:del>
      <w:ins w:id="1803" w:author="Matthew Yeansoo Jeong" w:date="2026-01-15T15:46:00Z" w16du:dateUtc="2026-01-15T06:46:00Z">
        <w:r w:rsidR="00B75274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하여 운용중인 금융상품</w:t>
        </w:r>
      </w:ins>
      <w:r w:rsidRPr="009D312D">
        <w:rPr>
          <w:rFonts w:ascii="맑은 고딕" w:eastAsia="맑은 고딕" w:hAnsi="맑은 고딕" w:cs="함초롬바탕"/>
          <w:spacing w:val="-10"/>
          <w:w w:val="95"/>
          <w:position w:val="1"/>
          <w:rPrChange w:id="1804" w:author="Matthew Yeansoo Jeong" w:date="2026-01-15T14:36:00Z" w16du:dateUtc="2026-01-15T05:36:00Z">
            <w:rPr>
              <w:rFonts w:ascii="맑은 고딕 Semilight" w:eastAsia="맑은 고딕 Semilight" w:hAnsi="맑은 고딕 Semilight" w:cs="맑은 고딕 Semilight"/>
              <w:spacing w:val="-10"/>
              <w:w w:val="95"/>
              <w:position w:val="1"/>
            </w:rPr>
          </w:rPrChange>
        </w:rPr>
        <w:t xml:space="preserve"> 등은 이 규정에 의하여 운</w:t>
      </w:r>
      <w:ins w:id="1805" w:author="Matthew Yeansoo Jeong" w:date="2026-01-15T14:52:00Z" w16du:dateUtc="2026-01-15T05:52:00Z">
        <w:r w:rsidR="002219F2">
          <w:rPr>
            <w:rFonts w:ascii="맑은 고딕" w:eastAsia="맑은 고딕" w:hAnsi="맑은 고딕" w:cs="함초롬바탕" w:hint="eastAsia"/>
            <w:spacing w:val="-10"/>
            <w:w w:val="95"/>
            <w:position w:val="1"/>
          </w:rPr>
          <w:t>용</w:t>
        </w:r>
      </w:ins>
      <w:del w:id="1806" w:author="Matthew Yeansoo Jeong" w:date="2026-01-15T14:52:00Z" w16du:dateUtc="2026-01-15T05:52:00Z">
        <w:r w:rsidRPr="009D312D" w:rsidDel="002219F2">
          <w:rPr>
            <w:rFonts w:ascii="맑은 고딕" w:eastAsia="맑은 고딕" w:hAnsi="맑은 고딕" w:cs="함초롬바탕" w:hint="eastAsia"/>
            <w:spacing w:val="-10"/>
            <w:w w:val="95"/>
            <w:position w:val="1"/>
            <w:rPrChange w:id="1807" w:author="Matthew Yeansoo Jeong" w:date="2026-01-15T14:36:00Z" w16du:dateUtc="2026-01-15T05:36:00Z">
              <w:rPr>
                <w:rFonts w:ascii="맑은 고딕 Semilight" w:eastAsia="맑은 고딕 Semilight" w:hAnsi="맑은 고딕 Semilight" w:cs="맑은 고딕 Semilight" w:hint="eastAsia"/>
                <w:spacing w:val="-10"/>
                <w:w w:val="95"/>
                <w:position w:val="1"/>
              </w:rPr>
            </w:rPrChange>
          </w:rPr>
          <w:delText>영</w:delText>
        </w:r>
      </w:del>
      <w:r w:rsidRPr="009D312D">
        <w:rPr>
          <w:rFonts w:ascii="맑은 고딕" w:eastAsia="맑은 고딕" w:hAnsi="맑은 고딕" w:cs="함초롬바탕" w:hint="eastAsia"/>
          <w:spacing w:val="-10"/>
          <w:w w:val="95"/>
          <w:position w:val="1"/>
          <w:rPrChange w:id="1808" w:author="Matthew Yeansoo Jeong" w:date="2026-01-15T14:36:00Z" w16du:dateUtc="2026-01-15T05:36:00Z">
            <w:rPr>
              <w:rFonts w:ascii="맑은 고딕 Semilight" w:eastAsia="맑은 고딕 Semilight" w:hAnsi="맑은 고딕 Semilight" w:cs="맑은 고딕 Semilight" w:hint="eastAsia"/>
              <w:spacing w:val="-10"/>
              <w:w w:val="95"/>
              <w:position w:val="1"/>
            </w:rPr>
          </w:rPrChange>
        </w:rPr>
        <w:t>한</w:t>
      </w:r>
      <w:r w:rsidRPr="009D312D">
        <w:rPr>
          <w:rFonts w:ascii="맑은 고딕" w:eastAsia="맑은 고딕" w:hAnsi="맑은 고딕" w:cs="함초롬바탕"/>
          <w:spacing w:val="-10"/>
          <w:w w:val="95"/>
          <w:position w:val="1"/>
          <w:rPrChange w:id="1809" w:author="Matthew Yeansoo Jeong" w:date="2026-01-15T14:36:00Z" w16du:dateUtc="2026-01-15T05:36:00Z">
            <w:rPr>
              <w:rFonts w:ascii="맑은 고딕 Semilight" w:eastAsia="맑은 고딕 Semilight" w:hAnsi="맑은 고딕 Semilight" w:cs="맑은 고딕 Semilight"/>
              <w:spacing w:val="-10"/>
              <w:w w:val="95"/>
              <w:position w:val="1"/>
            </w:rPr>
          </w:rPrChange>
        </w:rPr>
        <w:t xml:space="preserve"> 것으로 본다.</w:t>
      </w:r>
    </w:p>
    <w:p w14:paraId="610DDD6F" w14:textId="77777777" w:rsidR="002D0BB8" w:rsidRDefault="002D0BB8">
      <w:pPr>
        <w:widowControl/>
        <w:wordWrap/>
        <w:autoSpaceDE/>
        <w:autoSpaceDN/>
        <w:jc w:val="left"/>
        <w:rPr>
          <w:rFonts w:ascii="맑은 고딕" w:eastAsia="맑은 고딕" w:hAnsi="맑은 고딕" w:cs="함초롬바탕"/>
          <w:color w:val="000000"/>
          <w:spacing w:val="-10"/>
          <w:w w:val="95"/>
          <w:kern w:val="0"/>
          <w:position w:val="1"/>
          <w:szCs w:val="20"/>
        </w:rPr>
      </w:pPr>
      <w:r>
        <w:rPr>
          <w:rFonts w:ascii="맑은 고딕" w:eastAsia="맑은 고딕" w:hAnsi="맑은 고딕" w:cs="함초롬바탕"/>
          <w:spacing w:val="-10"/>
          <w:w w:val="95"/>
          <w:position w:val="1"/>
        </w:rPr>
        <w:br w:type="page"/>
      </w:r>
    </w:p>
    <w:p w14:paraId="75EE0A63" w14:textId="2EE63590" w:rsidR="00CA70C1" w:rsidRPr="005E0C6B" w:rsidRDefault="002D0BB8" w:rsidP="00CA70C1">
      <w:pPr>
        <w:pStyle w:val="a5"/>
        <w:rPr>
          <w:ins w:id="1810" w:author="Matthew Yeansoo Jeong" w:date="2026-01-20T11:04:00Z" w16du:dateUtc="2026-01-20T02:04:00Z"/>
          <w:rFonts w:ascii="맑은 고딕 Semilight" w:eastAsia="맑은 고딕 Semilight" w:hAnsi="맑은 고딕 Semilight" w:cs="맑은 고딕 Semilight"/>
          <w:b/>
          <w:bCs/>
          <w:sz w:val="22"/>
          <w:szCs w:val="22"/>
          <w:rPrChange w:id="1811" w:author="Matthew Yeansoo Jeong" w:date="2026-01-20T11:04:00Z" w16du:dateUtc="2026-01-20T02:04:00Z">
            <w:rPr>
              <w:ins w:id="1812" w:author="Matthew Yeansoo Jeong" w:date="2026-01-20T11:04:00Z" w16du:dateUtc="2026-01-20T02:04:00Z"/>
              <w:rFonts w:ascii="맑은 고딕 Semilight" w:eastAsia="맑은 고딕 Semilight" w:hAnsi="맑은 고딕 Semilight" w:cs="맑은 고딕 Semilight"/>
              <w:b/>
              <w:bCs/>
            </w:rPr>
          </w:rPrChange>
        </w:rPr>
      </w:pPr>
      <w:r w:rsidRPr="005E0C6B">
        <w:rPr>
          <w:rFonts w:ascii="맑은 고딕 Semilight" w:eastAsia="맑은 고딕 Semilight" w:hAnsi="맑은 고딕 Semilight" w:cs="맑은 고딕 Semilight" w:hint="eastAsia"/>
          <w:b/>
          <w:bCs/>
          <w:sz w:val="22"/>
          <w:szCs w:val="22"/>
          <w:rPrChange w:id="1813" w:author="Matthew Yeansoo Jeong" w:date="2026-01-20T11:04:00Z" w16du:dateUtc="2026-01-20T02:04:00Z">
            <w:rPr>
              <w:rFonts w:ascii="맑은 고딕 Semilight" w:eastAsia="맑은 고딕 Semilight" w:hAnsi="맑은 고딕 Semilight" w:cs="맑은 고딕 Semilight" w:hint="eastAsia"/>
            </w:rPr>
          </w:rPrChange>
        </w:rPr>
        <w:lastRenderedPageBreak/>
        <w:t>별지</w:t>
      </w:r>
      <w:r w:rsidRPr="005E0C6B">
        <w:rPr>
          <w:rFonts w:ascii="맑은 고딕 Semilight" w:eastAsia="맑은 고딕 Semilight" w:hAnsi="맑은 고딕 Semilight" w:cs="맑은 고딕 Semilight"/>
          <w:b/>
          <w:bCs/>
          <w:sz w:val="22"/>
          <w:szCs w:val="22"/>
          <w:rPrChange w:id="1814" w:author="Matthew Yeansoo Jeong" w:date="2026-01-20T11:04:00Z" w16du:dateUtc="2026-01-20T02:04:00Z">
            <w:rPr>
              <w:rFonts w:ascii="맑은 고딕 Semilight" w:eastAsia="맑은 고딕 Semilight" w:hAnsi="맑은 고딕 Semilight" w:cs="맑은 고딕 Semilight"/>
            </w:rPr>
          </w:rPrChange>
        </w:rPr>
        <w:t xml:space="preserve">1. 정책회의 및 운영회의 </w:t>
      </w:r>
      <w:del w:id="1815" w:author="Matthew Yeansoo Jeong" w:date="2026-01-20T11:04:00Z" w16du:dateUtc="2026-01-20T02:04:00Z">
        <w:r w:rsidR="00833BE4" w:rsidRPr="005E0C6B" w:rsidDel="005E0C6B">
          <w:rPr>
            <w:rFonts w:ascii="맑은 고딕 Semilight" w:eastAsia="맑은 고딕 Semilight" w:hAnsi="맑은 고딕 Semilight" w:cs="맑은 고딕 Semilight" w:hint="eastAsia"/>
            <w:b/>
            <w:bCs/>
            <w:sz w:val="22"/>
            <w:szCs w:val="22"/>
            <w:rPrChange w:id="1816" w:author="Matthew Yeansoo Jeong" w:date="2026-01-20T11:04:00Z" w16du:dateUtc="2026-01-20T02:04:00Z">
              <w:rPr>
                <w:rFonts w:ascii="맑은 고딕 Semilight" w:eastAsia="맑은 고딕 Semilight" w:hAnsi="맑은 고딕 Semilight" w:cs="맑은 고딕 Semilight" w:hint="eastAsia"/>
              </w:rPr>
            </w:rPrChange>
          </w:rPr>
          <w:delText>주요의안</w:delText>
        </w:r>
      </w:del>
      <w:ins w:id="1817" w:author="Matthew Yeansoo Jeong" w:date="2026-01-20T11:04:00Z" w16du:dateUtc="2026-01-20T02:04:00Z">
        <w:r w:rsidR="005E0C6B" w:rsidRPr="005E0C6B">
          <w:rPr>
            <w:rFonts w:ascii="맑은 고딕 Semilight" w:eastAsia="맑은 고딕 Semilight" w:hAnsi="맑은 고딕 Semilight" w:cs="맑은 고딕 Semilight" w:hint="eastAsia"/>
            <w:b/>
            <w:bCs/>
            <w:sz w:val="22"/>
            <w:szCs w:val="22"/>
            <w:rPrChange w:id="1818" w:author="Matthew Yeansoo Jeong" w:date="2026-01-20T11:04:00Z" w16du:dateUtc="2026-01-20T02:04:00Z">
              <w:rPr>
                <w:rFonts w:ascii="맑은 고딕 Semilight" w:eastAsia="맑은 고딕 Semilight" w:hAnsi="맑은 고딕 Semilight" w:cs="맑은 고딕 Semilight" w:hint="eastAsia"/>
                <w:b/>
                <w:bCs/>
              </w:rPr>
            </w:rPrChange>
          </w:rPr>
          <w:t>상세운영안</w:t>
        </w:r>
      </w:ins>
    </w:p>
    <w:p w14:paraId="4D43C8AA" w14:textId="3D5FB82D" w:rsidR="005E0C6B" w:rsidRPr="00B566FA" w:rsidRDefault="005E0C6B">
      <w:pPr>
        <w:pStyle w:val="a5"/>
        <w:numPr>
          <w:ilvl w:val="0"/>
          <w:numId w:val="46"/>
        </w:numPr>
        <w:rPr>
          <w:rFonts w:ascii="맑은 고딕 Semilight" w:eastAsia="맑은 고딕 Semilight" w:hAnsi="맑은 고딕 Semilight" w:cs="맑은 고딕 Semilight"/>
          <w:b/>
          <w:bCs/>
          <w:rPrChange w:id="1819" w:author="Matthew Yeansoo Jeong" w:date="2026-01-20T10:51:00Z" w16du:dateUtc="2026-01-20T01:51:00Z">
            <w:rPr>
              <w:rFonts w:ascii="맑은 고딕 Semilight" w:eastAsia="맑은 고딕 Semilight" w:hAnsi="맑은 고딕 Semilight" w:cs="맑은 고딕 Semilight"/>
            </w:rPr>
          </w:rPrChange>
        </w:rPr>
        <w:pPrChange w:id="1820" w:author="Matthew Yeansoo Jeong" w:date="2026-01-20T11:04:00Z" w16du:dateUtc="2026-01-20T02:04:00Z">
          <w:pPr>
            <w:pStyle w:val="a5"/>
          </w:pPr>
        </w:pPrChange>
      </w:pPr>
      <w:ins w:id="1821" w:author="Matthew Yeansoo Jeong" w:date="2026-01-20T11:04:00Z" w16du:dateUtc="2026-01-20T02:04:00Z">
        <w:r>
          <w:rPr>
            <w:rFonts w:ascii="맑은 고딕 Semilight" w:eastAsia="맑은 고딕 Semilight" w:hAnsi="맑은 고딕 Semilight" w:cs="맑은 고딕 Semilight" w:hint="eastAsia"/>
            <w:b/>
            <w:bCs/>
          </w:rPr>
          <w:t>정책회의</w:t>
        </w:r>
      </w:ins>
      <w:ins w:id="1822" w:author="Matthew Yeansoo Jeong" w:date="2026-01-20T11:05:00Z" w16du:dateUtc="2026-01-20T02:05:00Z">
        <w:r>
          <w:rPr>
            <w:rFonts w:ascii="맑은 고딕 Semilight" w:eastAsia="맑은 고딕 Semilight" w:hAnsi="맑은 고딕 Semilight" w:cs="맑은 고딕 Semilight" w:hint="eastAsia"/>
            <w:b/>
            <w:bCs/>
          </w:rPr>
          <w:t xml:space="preserve"> 상세운영안</w:t>
        </w:r>
      </w:ins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2977"/>
        <w:gridCol w:w="2687"/>
      </w:tblGrid>
      <w:tr w:rsidR="00661531" w14:paraId="07F6E162" w14:textId="77777777" w:rsidTr="0078111A">
        <w:tc>
          <w:tcPr>
            <w:tcW w:w="1129" w:type="dxa"/>
            <w:shd w:val="clear" w:color="auto" w:fill="BFBFBF" w:themeFill="background1" w:themeFillShade="BF"/>
          </w:tcPr>
          <w:p w14:paraId="1283644D" w14:textId="6E8DECA5" w:rsidR="00661531" w:rsidRPr="00015BCF" w:rsidRDefault="00661531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rPrChange w:id="1823" w:author="Matthew Yeansoo Jeong" w:date="2026-01-20T10:56:00Z" w16du:dateUtc="2026-01-20T01:56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1824" w:author="Matthew Yeansoo Jeong" w:date="2026-01-20T10:56:00Z" w16du:dateUtc="2026-01-20T01:56:00Z">
                <w:pPr>
                  <w:pStyle w:val="a5"/>
                </w:pPr>
              </w:pPrChange>
            </w:pPr>
            <w:ins w:id="1825" w:author="Matthew Yeansoo Jeong" w:date="2026-01-20T10:53:00Z" w16du:dateUtc="2026-01-20T01:53:00Z">
              <w:r w:rsidRPr="00015BCF">
                <w:rPr>
                  <w:rFonts w:ascii="맑은 고딕 Semilight" w:eastAsia="맑은 고딕 Semilight" w:hAnsi="맑은 고딕 Semilight" w:cs="맑은 고딕 Semilight" w:hint="eastAsia"/>
                  <w:b/>
                  <w:bCs/>
                  <w:rPrChange w:id="1826" w:author="Matthew Yeansoo Jeong" w:date="2026-01-20T10:56:00Z" w16du:dateUtc="2026-01-20T01:56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회의체</w:t>
              </w:r>
            </w:ins>
          </w:p>
        </w:tc>
        <w:tc>
          <w:tcPr>
            <w:tcW w:w="1701" w:type="dxa"/>
            <w:shd w:val="clear" w:color="auto" w:fill="BFBFBF" w:themeFill="background1" w:themeFillShade="BF"/>
          </w:tcPr>
          <w:p w14:paraId="08B6B6EF" w14:textId="286680F6" w:rsidR="00661531" w:rsidRPr="00015BCF" w:rsidRDefault="00EB59FD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rPrChange w:id="1827" w:author="Matthew Yeansoo Jeong" w:date="2026-01-20T10:56:00Z" w16du:dateUtc="2026-01-20T01:56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1828" w:author="Matthew Yeansoo Jeong" w:date="2026-01-20T10:56:00Z" w16du:dateUtc="2026-01-20T01:56:00Z">
                <w:pPr>
                  <w:pStyle w:val="a5"/>
                </w:pPr>
              </w:pPrChange>
            </w:pPr>
            <w:ins w:id="1829" w:author="Matthew Yeansoo Jeong" w:date="2026-01-20T10:53:00Z" w16du:dateUtc="2026-01-20T01:53:00Z">
              <w:r w:rsidRPr="00015BCF">
                <w:rPr>
                  <w:rFonts w:ascii="맑은 고딕 Semilight" w:eastAsia="맑은 고딕 Semilight" w:hAnsi="맑은 고딕 Semilight" w:cs="맑은 고딕 Semilight" w:hint="eastAsia"/>
                  <w:b/>
                  <w:bCs/>
                  <w:rPrChange w:id="1830" w:author="Matthew Yeansoo Jeong" w:date="2026-01-20T10:56:00Z" w16du:dateUtc="2026-01-20T01:56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심의안건</w:t>
              </w:r>
            </w:ins>
          </w:p>
        </w:tc>
        <w:tc>
          <w:tcPr>
            <w:tcW w:w="2977" w:type="dxa"/>
            <w:shd w:val="clear" w:color="auto" w:fill="BFBFBF" w:themeFill="background1" w:themeFillShade="BF"/>
          </w:tcPr>
          <w:p w14:paraId="55AB87B5" w14:textId="21D852F9" w:rsidR="00661531" w:rsidRPr="00015BCF" w:rsidRDefault="00EB59FD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rPrChange w:id="1831" w:author="Matthew Yeansoo Jeong" w:date="2026-01-20T10:56:00Z" w16du:dateUtc="2026-01-20T01:56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1832" w:author="Matthew Yeansoo Jeong" w:date="2026-01-20T10:56:00Z" w16du:dateUtc="2026-01-20T01:56:00Z">
                <w:pPr>
                  <w:pStyle w:val="a5"/>
                </w:pPr>
              </w:pPrChange>
            </w:pPr>
            <w:ins w:id="1833" w:author="Matthew Yeansoo Jeong" w:date="2026-01-20T10:53:00Z" w16du:dateUtc="2026-01-20T01:53:00Z">
              <w:r w:rsidRPr="00015BCF">
                <w:rPr>
                  <w:rFonts w:ascii="맑은 고딕 Semilight" w:eastAsia="맑은 고딕 Semilight" w:hAnsi="맑은 고딕 Semilight" w:cs="맑은 고딕 Semilight" w:hint="eastAsia"/>
                  <w:b/>
                  <w:bCs/>
                  <w:rPrChange w:id="1834" w:author="Matthew Yeansoo Jeong" w:date="2026-01-20T10:56:00Z" w16du:dateUtc="2026-01-20T01:56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세부실행과제</w:t>
              </w:r>
            </w:ins>
          </w:p>
        </w:tc>
        <w:tc>
          <w:tcPr>
            <w:tcW w:w="2687" w:type="dxa"/>
            <w:shd w:val="clear" w:color="auto" w:fill="BFBFBF" w:themeFill="background1" w:themeFillShade="BF"/>
          </w:tcPr>
          <w:p w14:paraId="30820B43" w14:textId="7ED2E5A2" w:rsidR="00661531" w:rsidRPr="00015BCF" w:rsidRDefault="00EB59FD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rPrChange w:id="1835" w:author="Matthew Yeansoo Jeong" w:date="2026-01-20T10:56:00Z" w16du:dateUtc="2026-01-20T01:56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1836" w:author="Matthew Yeansoo Jeong" w:date="2026-01-20T10:56:00Z" w16du:dateUtc="2026-01-20T01:56:00Z">
                <w:pPr>
                  <w:pStyle w:val="a5"/>
                </w:pPr>
              </w:pPrChange>
            </w:pPr>
            <w:ins w:id="1837" w:author="Matthew Yeansoo Jeong" w:date="2026-01-20T10:53:00Z" w16du:dateUtc="2026-01-20T01:53:00Z">
              <w:r w:rsidRPr="00015BCF">
                <w:rPr>
                  <w:rFonts w:ascii="맑은 고딕 Semilight" w:eastAsia="맑은 고딕 Semilight" w:hAnsi="맑은 고딕 Semilight" w:cs="맑은 고딕 Semilight" w:hint="eastAsia"/>
                  <w:b/>
                  <w:bCs/>
                  <w:rPrChange w:id="1838" w:author="Matthew Yeansoo Jeong" w:date="2026-01-20T10:56:00Z" w16du:dateUtc="2026-01-20T01:56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기대효과</w:t>
              </w:r>
              <w:r w:rsidRPr="00015BCF">
                <w:rPr>
                  <w:rFonts w:ascii="맑은 고딕 Semilight" w:eastAsia="맑은 고딕 Semilight" w:hAnsi="맑은 고딕 Semilight" w:cs="맑은 고딕 Semilight"/>
                  <w:b/>
                  <w:bCs/>
                  <w:rPrChange w:id="1839" w:author="Matthew Yeansoo Jeong" w:date="2026-01-20T10:56:00Z" w16du:dateUtc="2026-01-20T01:56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 및 관리목표</w:t>
              </w:r>
            </w:ins>
          </w:p>
        </w:tc>
      </w:tr>
      <w:tr w:rsidR="00A07B13" w14:paraId="23F71866" w14:textId="77777777" w:rsidTr="0078111A">
        <w:tc>
          <w:tcPr>
            <w:tcW w:w="1129" w:type="dxa"/>
            <w:vMerge w:val="restart"/>
            <w:vAlign w:val="center"/>
          </w:tcPr>
          <w:p w14:paraId="2531307D" w14:textId="3A4678F0" w:rsidR="00A07B13" w:rsidRDefault="00A07B13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</w:rPr>
              <w:pPrChange w:id="1840" w:author="Matthew Yeansoo Jeong" w:date="2026-01-20T10:57:00Z" w16du:dateUtc="2026-01-20T01:57:00Z">
                <w:pPr>
                  <w:pStyle w:val="a5"/>
                </w:pPr>
              </w:pPrChange>
            </w:pPr>
            <w:ins w:id="1841" w:author="Matthew Yeansoo Jeong" w:date="2026-01-20T10:57:00Z" w16du:dateUtc="2026-01-20T01:57:00Z">
              <w:r>
                <w:rPr>
                  <w:rFonts w:ascii="맑은 고딕 Semilight" w:eastAsia="맑은 고딕 Semilight" w:hAnsi="맑은 고딕 Semilight" w:cs="맑은 고딕 Semilight" w:hint="eastAsia"/>
                </w:rPr>
                <w:t>정책회의</w:t>
              </w:r>
            </w:ins>
          </w:p>
        </w:tc>
        <w:tc>
          <w:tcPr>
            <w:tcW w:w="1701" w:type="dxa"/>
          </w:tcPr>
          <w:p w14:paraId="7C2429D9" w14:textId="23401290" w:rsidR="00A07B13" w:rsidRPr="006A77FC" w:rsidRDefault="00A07B13" w:rsidP="00CA70C1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842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843" w:author="Matthew Yeansoo Jeong" w:date="2026-01-20T10:53:00Z" w16du:dateUtc="2026-01-20T01:53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844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그룹</w:t>
              </w:r>
              <w:r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845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 자금운용 기본방침</w:t>
              </w:r>
            </w:ins>
          </w:p>
        </w:tc>
        <w:tc>
          <w:tcPr>
            <w:tcW w:w="2977" w:type="dxa"/>
          </w:tcPr>
          <w:p w14:paraId="60EFF639" w14:textId="579087D2" w:rsidR="00A07B13" w:rsidRPr="006A77FC" w:rsidRDefault="005E0C6B" w:rsidP="00CA70C1">
            <w:pPr>
              <w:pStyle w:val="a5"/>
              <w:rPr>
                <w:ins w:id="1846" w:author="Matthew Yeansoo Jeong" w:date="2026-01-20T10:54:00Z" w16du:dateUtc="2026-01-20T01:54:00Z"/>
                <w:rFonts w:ascii="맑은 고딕 Semilight" w:eastAsia="맑은 고딕 Semilight" w:hAnsi="맑은 고딕 Semilight" w:cs="맑은 고딕 Semilight"/>
                <w:sz w:val="18"/>
                <w:szCs w:val="18"/>
                <w:rPrChange w:id="1847" w:author="Matthew Yeansoo Jeong" w:date="2026-01-20T14:10:00Z" w16du:dateUtc="2026-01-20T05:10:00Z">
                  <w:rPr>
                    <w:ins w:id="1848" w:author="Matthew Yeansoo Jeong" w:date="2026-01-20T10:54:00Z" w16du:dateUtc="2026-01-20T01:54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849" w:author="Matthew Yeansoo Jeong" w:date="2026-01-20T11:07:00Z" w16du:dateUtc="2026-01-20T02:07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850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851" w:author="Matthew Yeansoo Jeong" w:date="2026-01-20T10:53:00Z" w16du:dateUtc="2026-01-20T01:53:00Z">
              <w:r w:rsidR="00A07B13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852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3사 통합 연간 자금수지(Cash-flow) 전망치 확정</w:t>
              </w:r>
            </w:ins>
          </w:p>
          <w:p w14:paraId="7FA8B24D" w14:textId="3076C5D7" w:rsidR="00A07B13" w:rsidRPr="006A77FC" w:rsidRDefault="005E0C6B" w:rsidP="00CA70C1">
            <w:pPr>
              <w:pStyle w:val="a5"/>
              <w:rPr>
                <w:ins w:id="1853" w:author="Matthew Yeansoo Jeong" w:date="2026-01-20T10:54:00Z" w16du:dateUtc="2026-01-20T01:54:00Z"/>
                <w:rFonts w:ascii="맑은 고딕 Semilight" w:eastAsia="맑은 고딕 Semilight" w:hAnsi="맑은 고딕 Semilight" w:cs="맑은 고딕 Semilight"/>
                <w:sz w:val="18"/>
                <w:szCs w:val="18"/>
                <w:rPrChange w:id="1854" w:author="Matthew Yeansoo Jeong" w:date="2026-01-20T14:10:00Z" w16du:dateUtc="2026-01-20T05:10:00Z">
                  <w:rPr>
                    <w:ins w:id="1855" w:author="Matthew Yeansoo Jeong" w:date="2026-01-20T10:54:00Z" w16du:dateUtc="2026-01-20T01:54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856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857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858" w:author="Matthew Yeansoo Jeong" w:date="2026-01-20T10:53:00Z" w16du:dateUtc="2026-01-20T01:53:00Z">
              <w:r w:rsidR="00A07B13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859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자금 조달 우선순위(내부유보금 vs 외부차입) 결정</w:t>
              </w:r>
            </w:ins>
          </w:p>
          <w:p w14:paraId="6B1DF49D" w14:textId="777DCEE3" w:rsidR="00A07B13" w:rsidRPr="006A77FC" w:rsidRDefault="005E0C6B" w:rsidP="00CA70C1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860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861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862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863" w:author="Matthew Yeansoo Jeong" w:date="2026-01-20T10:53:00Z" w16du:dateUtc="2026-01-20T01:53:00Z">
              <w:r w:rsidR="00A07B13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864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자금 운용 허용 상품(예금, 국공채 등) 리스트 승인</w:t>
              </w:r>
            </w:ins>
          </w:p>
        </w:tc>
        <w:tc>
          <w:tcPr>
            <w:tcW w:w="2687" w:type="dxa"/>
          </w:tcPr>
          <w:p w14:paraId="773E16A1" w14:textId="5EB75E66" w:rsidR="00A07B13" w:rsidRPr="006A77FC" w:rsidRDefault="005E0C6B" w:rsidP="00CA70C1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865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866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867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868" w:author="Matthew Yeansoo Jeong" w:date="2026-01-20T10:54:00Z" w16du:dateUtc="2026-01-20T01:54:00Z">
              <w:r w:rsidR="00A07B13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869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그룹 차원의 자금 효율성 극대화- 비적격 금융상품 투자 원천 차단</w:t>
              </w:r>
            </w:ins>
          </w:p>
        </w:tc>
      </w:tr>
      <w:tr w:rsidR="00A07B13" w14:paraId="0793396A" w14:textId="77777777" w:rsidTr="0078111A">
        <w:tc>
          <w:tcPr>
            <w:tcW w:w="1129" w:type="dxa"/>
            <w:vMerge/>
          </w:tcPr>
          <w:p w14:paraId="596FC8E9" w14:textId="77777777" w:rsidR="00A07B13" w:rsidRDefault="00A07B13" w:rsidP="00CA70C1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</w:p>
        </w:tc>
        <w:tc>
          <w:tcPr>
            <w:tcW w:w="1701" w:type="dxa"/>
          </w:tcPr>
          <w:p w14:paraId="6F88C7BD" w14:textId="2D00269D" w:rsidR="00A07B13" w:rsidRPr="006A77FC" w:rsidRDefault="00A07B13" w:rsidP="00CA70C1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870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871" w:author="Matthew Yeansoo Jeong" w:date="2026-01-20T10:54:00Z" w16du:dateUtc="2026-01-20T01:54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872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환</w:t>
              </w:r>
              <w:r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873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 리스크 관리 가이드라인</w:t>
              </w:r>
            </w:ins>
          </w:p>
        </w:tc>
        <w:tc>
          <w:tcPr>
            <w:tcW w:w="2977" w:type="dxa"/>
          </w:tcPr>
          <w:p w14:paraId="157894EF" w14:textId="5C63B0AD" w:rsidR="005E0C6B" w:rsidRPr="006A77FC" w:rsidRDefault="005E0C6B" w:rsidP="00CA70C1">
            <w:pPr>
              <w:pStyle w:val="a5"/>
              <w:rPr>
                <w:ins w:id="1874" w:author="Matthew Yeansoo Jeong" w:date="2026-01-20T11:07:00Z" w16du:dateUtc="2026-01-20T02:07:00Z"/>
                <w:rFonts w:ascii="맑은 고딕 Semilight" w:eastAsia="맑은 고딕 Semilight" w:hAnsi="맑은 고딕 Semilight" w:cs="맑은 고딕 Semilight"/>
                <w:sz w:val="18"/>
                <w:szCs w:val="18"/>
                <w:rPrChange w:id="1875" w:author="Matthew Yeansoo Jeong" w:date="2026-01-20T14:10:00Z" w16du:dateUtc="2026-01-20T05:10:00Z">
                  <w:rPr>
                    <w:ins w:id="1876" w:author="Matthew Yeansoo Jeong" w:date="2026-01-20T11:07:00Z" w16du:dateUtc="2026-01-20T02:07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877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878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879" w:author="Matthew Yeansoo Jeong" w:date="2026-01-20T10:54:00Z" w16du:dateUtc="2026-01-20T01:54:00Z">
              <w:r w:rsidR="00A07B13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880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전략적 헷지 범위(Strategic Hedge Ratio) 설정(예: 확정 채권/채무 50~90%, 예상 거래 0~30%)</w:t>
              </w:r>
            </w:ins>
          </w:p>
          <w:p w14:paraId="307B73E7" w14:textId="0A6EEC16" w:rsidR="00A07B13" w:rsidRPr="006A77FC" w:rsidRDefault="005E0C6B" w:rsidP="00CA70C1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881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882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883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884" w:author="Matthew Yeansoo Jeong" w:date="2026-01-20T10:54:00Z" w16du:dateUtc="2026-01-20T01:54:00Z">
              <w:r w:rsidR="00A07B13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885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허용 파생상품 종류(선물환, 스왑 등) 한정</w:t>
              </w:r>
            </w:ins>
          </w:p>
        </w:tc>
        <w:tc>
          <w:tcPr>
            <w:tcW w:w="2687" w:type="dxa"/>
          </w:tcPr>
          <w:p w14:paraId="0B1A35EB" w14:textId="3BAD6A76" w:rsidR="00A07B13" w:rsidRPr="006A77FC" w:rsidRDefault="005E0C6B" w:rsidP="00CA70C1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886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887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888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889" w:author="Matthew Yeansoo Jeong" w:date="2026-01-20T10:54:00Z" w16du:dateUtc="2026-01-20T01:54:00Z">
              <w:r w:rsidR="00A07B13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890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환율 변동에 따른 </w:t>
              </w:r>
              <w:r w:rsidR="00A07B13"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891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손익</w:t>
              </w:r>
              <w:r w:rsidR="00A07B13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892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 변동성 통제- 투기적 외환 거래 방지</w:t>
              </w:r>
            </w:ins>
          </w:p>
        </w:tc>
      </w:tr>
      <w:tr w:rsidR="00A07B13" w14:paraId="7577AFA5" w14:textId="77777777" w:rsidTr="0078111A">
        <w:tc>
          <w:tcPr>
            <w:tcW w:w="1129" w:type="dxa"/>
            <w:vMerge/>
          </w:tcPr>
          <w:p w14:paraId="360E3E19" w14:textId="77777777" w:rsidR="00A07B13" w:rsidRDefault="00A07B13" w:rsidP="00CA70C1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</w:p>
        </w:tc>
        <w:tc>
          <w:tcPr>
            <w:tcW w:w="1701" w:type="dxa"/>
          </w:tcPr>
          <w:p w14:paraId="2AFA6607" w14:textId="1755FE48" w:rsidR="00A07B13" w:rsidRPr="006A77FC" w:rsidRDefault="00A07B13" w:rsidP="00CA70C1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893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894" w:author="Matthew Yeansoo Jeong" w:date="2026-01-20T10:54:00Z" w16du:dateUtc="2026-01-20T01:54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895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유동성</w:t>
              </w:r>
              <w:r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896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 리스크 한도(Limit)</w:t>
              </w:r>
            </w:ins>
          </w:p>
        </w:tc>
        <w:tc>
          <w:tcPr>
            <w:tcW w:w="2977" w:type="dxa"/>
          </w:tcPr>
          <w:p w14:paraId="18229E39" w14:textId="165D0AAA" w:rsidR="00A07B13" w:rsidRPr="006A77FC" w:rsidRDefault="005E0C6B" w:rsidP="00CA70C1">
            <w:pPr>
              <w:pStyle w:val="a5"/>
              <w:rPr>
                <w:ins w:id="1897" w:author="Matthew Yeansoo Jeong" w:date="2026-01-20T10:55:00Z" w16du:dateUtc="2026-01-20T01:55:00Z"/>
                <w:rFonts w:ascii="맑은 고딕 Semilight" w:eastAsia="맑은 고딕 Semilight" w:hAnsi="맑은 고딕 Semilight" w:cs="맑은 고딕 Semilight"/>
                <w:sz w:val="18"/>
                <w:szCs w:val="18"/>
                <w:rPrChange w:id="1898" w:author="Matthew Yeansoo Jeong" w:date="2026-01-20T14:10:00Z" w16du:dateUtc="2026-01-20T05:10:00Z">
                  <w:rPr>
                    <w:ins w:id="1899" w:author="Matthew Yeansoo Jeong" w:date="2026-01-20T10:55:00Z" w16du:dateUtc="2026-01-20T01:55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900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901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902" w:author="Matthew Yeansoo Jeong" w:date="2026-01-20T10:54:00Z" w16du:dateUtc="2026-01-20T01:54:00Z">
              <w:r w:rsidR="00A07B13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03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사별 최소 유동성 버킷(Minimum Cash Balance) 확정  (예: 월 평균 고정비의 2~3개월분 수준 등)</w:t>
              </w:r>
            </w:ins>
          </w:p>
          <w:p w14:paraId="5B710D76" w14:textId="1764F022" w:rsidR="00A07B13" w:rsidRPr="006A77FC" w:rsidRDefault="005E0C6B" w:rsidP="00CA70C1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04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905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906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907" w:author="Matthew Yeansoo Jeong" w:date="2026-01-20T10:54:00Z" w16du:dateUtc="2026-01-20T01:54:00Z">
              <w:r w:rsidR="00A07B13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08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비상 자금 조달 라인(Credit Line) 확보 계획 승인</w:t>
              </w:r>
            </w:ins>
          </w:p>
        </w:tc>
        <w:tc>
          <w:tcPr>
            <w:tcW w:w="2687" w:type="dxa"/>
          </w:tcPr>
          <w:p w14:paraId="53E3CA09" w14:textId="06DA10EE" w:rsidR="00A07B13" w:rsidRPr="006A77FC" w:rsidRDefault="005E0C6B" w:rsidP="00CA70C1">
            <w:pPr>
              <w:pStyle w:val="a5"/>
              <w:rPr>
                <w:ins w:id="1909" w:author="Matthew Yeansoo Jeong" w:date="2026-01-20T10:55:00Z" w16du:dateUtc="2026-01-20T01:55:00Z"/>
                <w:rFonts w:ascii="맑은 고딕 Semilight" w:eastAsia="맑은 고딕 Semilight" w:hAnsi="맑은 고딕 Semilight" w:cs="맑은 고딕 Semilight"/>
                <w:sz w:val="18"/>
                <w:szCs w:val="18"/>
                <w:rPrChange w:id="1910" w:author="Matthew Yeansoo Jeong" w:date="2026-01-20T14:10:00Z" w16du:dateUtc="2026-01-20T05:10:00Z">
                  <w:rPr>
                    <w:ins w:id="1911" w:author="Matthew Yeansoo Jeong" w:date="2026-01-20T10:55:00Z" w16du:dateUtc="2026-01-20T01:55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912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913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914" w:author="Matthew Yeansoo Jeong" w:date="2026-01-20T10:55:00Z" w16du:dateUtc="2026-01-20T01:55:00Z">
              <w:r w:rsidR="00A07B13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15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흑자 부도 리스크 제거</w:t>
              </w:r>
            </w:ins>
          </w:p>
          <w:p w14:paraId="1B208BA3" w14:textId="77777777" w:rsidR="00A07B13" w:rsidRPr="006A77FC" w:rsidRDefault="00A07B13" w:rsidP="00CA70C1">
            <w:pPr>
              <w:pStyle w:val="a5"/>
              <w:rPr>
                <w:ins w:id="1916" w:author="Matthew Yeansoo Jeong" w:date="2026-01-20T10:55:00Z" w16du:dateUtc="2026-01-20T01:55:00Z"/>
                <w:rFonts w:ascii="맑은 고딕 Semilight" w:eastAsia="맑은 고딕 Semilight" w:hAnsi="맑은 고딕 Semilight" w:cs="맑은 고딕 Semilight"/>
                <w:sz w:val="18"/>
                <w:szCs w:val="18"/>
                <w:rPrChange w:id="1917" w:author="Matthew Yeansoo Jeong" w:date="2026-01-20T14:10:00Z" w16du:dateUtc="2026-01-20T05:10:00Z">
                  <w:rPr>
                    <w:ins w:id="1918" w:author="Matthew Yeansoo Jeong" w:date="2026-01-20T10:55:00Z" w16du:dateUtc="2026-01-20T01:55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</w:p>
          <w:p w14:paraId="1B1E538B" w14:textId="76C828B0" w:rsidR="00A07B13" w:rsidRPr="006A77FC" w:rsidRDefault="005E0C6B" w:rsidP="00CA70C1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19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920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921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922" w:author="Matthew Yeansoo Jeong" w:date="2026-01-20T10:55:00Z" w16du:dateUtc="2026-01-20T01:55:00Z">
              <w:r w:rsidR="00A07B13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23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위기 시 즉각적인 현금 동원력 확보</w:t>
              </w:r>
            </w:ins>
          </w:p>
        </w:tc>
      </w:tr>
      <w:tr w:rsidR="00A24417" w14:paraId="0BFE5333" w14:textId="77777777" w:rsidTr="0078111A">
        <w:tc>
          <w:tcPr>
            <w:tcW w:w="1129" w:type="dxa"/>
            <w:vMerge/>
          </w:tcPr>
          <w:p w14:paraId="0B9A36F8" w14:textId="77777777" w:rsidR="00A24417" w:rsidRDefault="00A24417" w:rsidP="00A24417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</w:p>
        </w:tc>
        <w:tc>
          <w:tcPr>
            <w:tcW w:w="1701" w:type="dxa"/>
          </w:tcPr>
          <w:p w14:paraId="4A0302D7" w14:textId="011EE67F" w:rsidR="00A24417" w:rsidRPr="006A77FC" w:rsidRDefault="0078111A" w:rsidP="00A24417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24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925" w:author="Matthew Yeansoo Jeong" w:date="2026-01-20T10:59:00Z">
              <w:r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26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내부통제 체계 점검</w:t>
              </w:r>
            </w:ins>
          </w:p>
        </w:tc>
        <w:tc>
          <w:tcPr>
            <w:tcW w:w="2977" w:type="dxa"/>
          </w:tcPr>
          <w:p w14:paraId="6D4983F2" w14:textId="559EE5C2" w:rsidR="00A24417" w:rsidRPr="006A77FC" w:rsidRDefault="005E0C6B" w:rsidP="00A24417">
            <w:pPr>
              <w:pStyle w:val="a5"/>
              <w:rPr>
                <w:ins w:id="1927" w:author="Matthew Yeansoo Jeong" w:date="2026-01-20T10:59:00Z" w16du:dateUtc="2026-01-20T01:59:00Z"/>
                <w:rFonts w:ascii="맑은 고딕 Semilight" w:eastAsia="맑은 고딕 Semilight" w:hAnsi="맑은 고딕 Semilight" w:cs="맑은 고딕 Semilight"/>
                <w:sz w:val="18"/>
                <w:szCs w:val="18"/>
                <w:rPrChange w:id="1928" w:author="Matthew Yeansoo Jeong" w:date="2026-01-20T14:10:00Z" w16du:dateUtc="2026-01-20T05:10:00Z">
                  <w:rPr>
                    <w:ins w:id="1929" w:author="Matthew Yeansoo Jeong" w:date="2026-01-20T10:59:00Z" w16du:dateUtc="2026-01-20T01:59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930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931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932" w:author="Matthew Yeansoo Jeong" w:date="2026-01-20T10:58:00Z" w16du:dateUtc="2026-01-20T01:58:00Z">
              <w:r w:rsidR="00A24417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33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직무분리(Maker-Checker) 및 보안매체 관리원칙 점검</w:t>
              </w:r>
            </w:ins>
          </w:p>
          <w:p w14:paraId="363B7C78" w14:textId="4BE12568" w:rsidR="00A24417" w:rsidRPr="006A77FC" w:rsidRDefault="005E0C6B" w:rsidP="00A24417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34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935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936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937" w:author="Matthew Yeansoo Jeong" w:date="2026-01-20T10:59:00Z" w16du:dateUtc="2026-01-20T01:59:00Z">
              <w:r w:rsidR="00A24417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38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자금 관리 규정 및 세부 지침의 개정안 승인</w:t>
              </w:r>
            </w:ins>
          </w:p>
        </w:tc>
        <w:tc>
          <w:tcPr>
            <w:tcW w:w="2687" w:type="dxa"/>
          </w:tcPr>
          <w:p w14:paraId="1063BD02" w14:textId="77CDEAE9" w:rsidR="00A24417" w:rsidRPr="006A77FC" w:rsidRDefault="005E0C6B" w:rsidP="00A24417">
            <w:pPr>
              <w:pStyle w:val="a5"/>
              <w:rPr>
                <w:ins w:id="1939" w:author="Matthew Yeansoo Jeong" w:date="2026-01-20T10:56:00Z" w16du:dateUtc="2026-01-20T01:56:00Z"/>
                <w:rFonts w:ascii="맑은 고딕 Semilight" w:eastAsia="맑은 고딕 Semilight" w:hAnsi="맑은 고딕 Semilight" w:cs="맑은 고딕 Semilight"/>
                <w:sz w:val="18"/>
                <w:szCs w:val="18"/>
                <w:rPrChange w:id="1940" w:author="Matthew Yeansoo Jeong" w:date="2026-01-20T14:10:00Z" w16du:dateUtc="2026-01-20T05:10:00Z">
                  <w:rPr>
                    <w:ins w:id="1941" w:author="Matthew Yeansoo Jeong" w:date="2026-01-20T10:56:00Z" w16du:dateUtc="2026-01-20T01:56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942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943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944" w:author="Matthew Yeansoo Jeong" w:date="2026-01-20T10:56:00Z" w16du:dateUtc="2026-01-20T01:56:00Z">
              <w:r w:rsidR="00A24417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45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횡령 및 오송금 등 금융 사고 원천 예방</w:t>
              </w:r>
            </w:ins>
          </w:p>
          <w:p w14:paraId="2322E029" w14:textId="31B9D9F7" w:rsidR="00A24417" w:rsidRPr="006A77FC" w:rsidRDefault="005E0C6B" w:rsidP="00A24417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46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947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948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1949" w:author="Matthew Yeansoo Jeong" w:date="2026-01-20T10:56:00Z" w16du:dateUtc="2026-01-20T01:56:00Z">
              <w:r w:rsidR="00A24417"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50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상장사 내부회계관리제도(K-SOX) 대응</w:t>
              </w:r>
            </w:ins>
          </w:p>
        </w:tc>
      </w:tr>
    </w:tbl>
    <w:p w14:paraId="57B648F5" w14:textId="77777777" w:rsidR="005E0C6B" w:rsidRDefault="005E0C6B"/>
    <w:p w14:paraId="06519C1C" w14:textId="6284562E" w:rsidR="005E0C6B" w:rsidRDefault="005E0C6B">
      <w:pPr>
        <w:widowControl/>
        <w:wordWrap/>
        <w:autoSpaceDE/>
        <w:autoSpaceDN/>
        <w:jc w:val="left"/>
      </w:pPr>
      <w:r>
        <w:br w:type="page"/>
      </w:r>
    </w:p>
    <w:p w14:paraId="16F6CE90" w14:textId="72DF872F" w:rsidR="005E0C6B" w:rsidRPr="005E0C6B" w:rsidRDefault="005E0C6B" w:rsidP="005E0C6B">
      <w:pPr>
        <w:pStyle w:val="a5"/>
        <w:numPr>
          <w:ilvl w:val="0"/>
          <w:numId w:val="46"/>
        </w:numPr>
        <w:rPr>
          <w:rFonts w:ascii="맑은 고딕 Semilight" w:eastAsia="맑은 고딕 Semilight" w:hAnsi="맑은 고딕 Semilight" w:cs="맑은 고딕 Semilight"/>
          <w:b/>
          <w:bCs/>
        </w:rPr>
      </w:pPr>
      <w:r>
        <w:rPr>
          <w:rFonts w:ascii="맑은 고딕 Semilight" w:eastAsia="맑은 고딕 Semilight" w:hAnsi="맑은 고딕 Semilight" w:cs="맑은 고딕 Semilight" w:hint="eastAsia"/>
          <w:b/>
          <w:bCs/>
        </w:rPr>
        <w:lastRenderedPageBreak/>
        <w:t>운영회의 상세운영안</w:t>
      </w:r>
    </w:p>
    <w:tbl>
      <w:tblPr>
        <w:tblStyle w:val="a6"/>
        <w:tblW w:w="0" w:type="auto"/>
        <w:tblLook w:val="04A0" w:firstRow="1" w:lastRow="0" w:firstColumn="1" w:lastColumn="0" w:noHBand="0" w:noVBand="1"/>
        <w:tblPrChange w:id="1951" w:author="Matthew Yeansoo Jeong" w:date="2026-01-20T11:06:00Z" w16du:dateUtc="2026-01-20T02:06:00Z">
          <w:tblPr>
            <w:tblStyle w:val="a6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129"/>
        <w:gridCol w:w="1701"/>
        <w:gridCol w:w="2977"/>
        <w:gridCol w:w="2687"/>
        <w:tblGridChange w:id="1952">
          <w:tblGrid>
            <w:gridCol w:w="1129"/>
            <w:gridCol w:w="1701"/>
            <w:gridCol w:w="2977"/>
            <w:gridCol w:w="2687"/>
          </w:tblGrid>
        </w:tblGridChange>
      </w:tblGrid>
      <w:tr w:rsidR="005E0C6B" w14:paraId="6AB18EAC" w14:textId="77777777" w:rsidTr="005E0C6B">
        <w:trPr>
          <w:ins w:id="1953" w:author="Matthew Yeansoo Jeong" w:date="2026-01-20T11:06:00Z"/>
        </w:trPr>
        <w:tc>
          <w:tcPr>
            <w:tcW w:w="1129" w:type="dxa"/>
            <w:shd w:val="clear" w:color="auto" w:fill="BFBFBF" w:themeFill="background1" w:themeFillShade="BF"/>
            <w:vAlign w:val="center"/>
            <w:tcPrChange w:id="1954" w:author="Matthew Yeansoo Jeong" w:date="2026-01-20T11:06:00Z" w16du:dateUtc="2026-01-20T02:06:00Z">
              <w:tcPr>
                <w:tcW w:w="1129" w:type="dxa"/>
                <w:vAlign w:val="center"/>
              </w:tcPr>
            </w:tcPrChange>
          </w:tcPr>
          <w:p w14:paraId="20BE70A7" w14:textId="00FCA7A9" w:rsidR="005E0C6B" w:rsidRDefault="005E0C6B" w:rsidP="005E0C6B">
            <w:pPr>
              <w:pStyle w:val="a5"/>
              <w:jc w:val="center"/>
              <w:rPr>
                <w:ins w:id="1955" w:author="Matthew Yeansoo Jeong" w:date="2026-01-20T11:06:00Z" w16du:dateUtc="2026-01-20T02:06:00Z"/>
                <w:rFonts w:ascii="맑은 고딕 Semilight" w:eastAsia="맑은 고딕 Semilight" w:hAnsi="맑은 고딕 Semilight" w:cs="맑은 고딕 Semilight"/>
              </w:rPr>
            </w:pPr>
            <w:ins w:id="1956" w:author="Matthew Yeansoo Jeong" w:date="2026-01-20T11:06:00Z" w16du:dateUtc="2026-01-20T02:06:00Z">
              <w:r w:rsidRPr="00B42DE8">
                <w:rPr>
                  <w:rFonts w:ascii="맑은 고딕 Semilight" w:eastAsia="맑은 고딕 Semilight" w:hAnsi="맑은 고딕 Semilight" w:cs="맑은 고딕 Semilight" w:hint="eastAsia"/>
                  <w:b/>
                  <w:bCs/>
                </w:rPr>
                <w:t>회의체</w:t>
              </w:r>
            </w:ins>
          </w:p>
        </w:tc>
        <w:tc>
          <w:tcPr>
            <w:tcW w:w="1701" w:type="dxa"/>
            <w:shd w:val="clear" w:color="auto" w:fill="BFBFBF" w:themeFill="background1" w:themeFillShade="BF"/>
            <w:vAlign w:val="center"/>
            <w:tcPrChange w:id="1957" w:author="Matthew Yeansoo Jeong" w:date="2026-01-20T11:06:00Z" w16du:dateUtc="2026-01-20T02:06:00Z">
              <w:tcPr>
                <w:tcW w:w="1701" w:type="dxa"/>
              </w:tcPr>
            </w:tcPrChange>
          </w:tcPr>
          <w:p w14:paraId="44F4790E" w14:textId="77B8A7FA" w:rsidR="005E0C6B" w:rsidRPr="00811D91" w:rsidRDefault="005E0C6B">
            <w:pPr>
              <w:pStyle w:val="a5"/>
              <w:jc w:val="center"/>
              <w:rPr>
                <w:ins w:id="1958" w:author="Matthew Yeansoo Jeong" w:date="2026-01-20T11:06:00Z" w16du:dateUtc="2026-01-20T02:06:00Z"/>
                <w:rFonts w:ascii="맑은 고딕 Semilight" w:eastAsia="맑은 고딕 Semilight" w:hAnsi="맑은 고딕 Semilight" w:cs="맑은 고딕 Semilight"/>
              </w:rPr>
              <w:pPrChange w:id="1959" w:author="Matthew Yeansoo Jeong" w:date="2026-01-20T11:06:00Z" w16du:dateUtc="2026-01-20T02:06:00Z">
                <w:pPr>
                  <w:pStyle w:val="a5"/>
                </w:pPr>
              </w:pPrChange>
            </w:pPr>
            <w:ins w:id="1960" w:author="Matthew Yeansoo Jeong" w:date="2026-01-20T11:06:00Z" w16du:dateUtc="2026-01-20T02:06:00Z">
              <w:r w:rsidRPr="00B42DE8">
                <w:rPr>
                  <w:rFonts w:ascii="맑은 고딕 Semilight" w:eastAsia="맑은 고딕 Semilight" w:hAnsi="맑은 고딕 Semilight" w:cs="맑은 고딕 Semilight" w:hint="eastAsia"/>
                  <w:b/>
                  <w:bCs/>
                </w:rPr>
                <w:t>심의안건</w:t>
              </w:r>
            </w:ins>
          </w:p>
        </w:tc>
        <w:tc>
          <w:tcPr>
            <w:tcW w:w="2977" w:type="dxa"/>
            <w:shd w:val="clear" w:color="auto" w:fill="BFBFBF" w:themeFill="background1" w:themeFillShade="BF"/>
            <w:vAlign w:val="center"/>
            <w:tcPrChange w:id="1961" w:author="Matthew Yeansoo Jeong" w:date="2026-01-20T11:06:00Z" w16du:dateUtc="2026-01-20T02:06:00Z">
              <w:tcPr>
                <w:tcW w:w="2977" w:type="dxa"/>
              </w:tcPr>
            </w:tcPrChange>
          </w:tcPr>
          <w:p w14:paraId="71D4E560" w14:textId="02111AC3" w:rsidR="005E0C6B" w:rsidRPr="00811D91" w:rsidRDefault="005E0C6B">
            <w:pPr>
              <w:pStyle w:val="a5"/>
              <w:jc w:val="center"/>
              <w:rPr>
                <w:ins w:id="1962" w:author="Matthew Yeansoo Jeong" w:date="2026-01-20T11:06:00Z" w16du:dateUtc="2026-01-20T02:06:00Z"/>
                <w:rFonts w:ascii="맑은 고딕 Semilight" w:eastAsia="맑은 고딕 Semilight" w:hAnsi="맑은 고딕 Semilight" w:cs="맑은 고딕 Semilight"/>
              </w:rPr>
              <w:pPrChange w:id="1963" w:author="Matthew Yeansoo Jeong" w:date="2026-01-20T11:06:00Z" w16du:dateUtc="2026-01-20T02:06:00Z">
                <w:pPr>
                  <w:pStyle w:val="a5"/>
                </w:pPr>
              </w:pPrChange>
            </w:pPr>
            <w:ins w:id="1964" w:author="Matthew Yeansoo Jeong" w:date="2026-01-20T11:06:00Z" w16du:dateUtc="2026-01-20T02:06:00Z">
              <w:r w:rsidRPr="00B42DE8">
                <w:rPr>
                  <w:rFonts w:ascii="맑은 고딕 Semilight" w:eastAsia="맑은 고딕 Semilight" w:hAnsi="맑은 고딕 Semilight" w:cs="맑은 고딕 Semilight" w:hint="eastAsia"/>
                  <w:b/>
                  <w:bCs/>
                </w:rPr>
                <w:t>세부실행과제</w:t>
              </w:r>
            </w:ins>
          </w:p>
        </w:tc>
        <w:tc>
          <w:tcPr>
            <w:tcW w:w="2687" w:type="dxa"/>
            <w:shd w:val="clear" w:color="auto" w:fill="BFBFBF" w:themeFill="background1" w:themeFillShade="BF"/>
            <w:vAlign w:val="center"/>
            <w:tcPrChange w:id="1965" w:author="Matthew Yeansoo Jeong" w:date="2026-01-20T11:06:00Z" w16du:dateUtc="2026-01-20T02:06:00Z">
              <w:tcPr>
                <w:tcW w:w="2687" w:type="dxa"/>
              </w:tcPr>
            </w:tcPrChange>
          </w:tcPr>
          <w:p w14:paraId="0F70852B" w14:textId="653C49EF" w:rsidR="005E0C6B" w:rsidRPr="008A2183" w:rsidRDefault="005E0C6B">
            <w:pPr>
              <w:pStyle w:val="a5"/>
              <w:jc w:val="center"/>
              <w:rPr>
                <w:ins w:id="1966" w:author="Matthew Yeansoo Jeong" w:date="2026-01-20T11:06:00Z" w16du:dateUtc="2026-01-20T02:06:00Z"/>
                <w:rFonts w:ascii="맑은 고딕 Semilight" w:eastAsia="맑은 고딕 Semilight" w:hAnsi="맑은 고딕 Semilight" w:cs="맑은 고딕 Semilight"/>
              </w:rPr>
              <w:pPrChange w:id="1967" w:author="Matthew Yeansoo Jeong" w:date="2026-01-20T11:06:00Z" w16du:dateUtc="2026-01-20T02:06:00Z">
                <w:pPr>
                  <w:pStyle w:val="a5"/>
                </w:pPr>
              </w:pPrChange>
            </w:pPr>
            <w:ins w:id="1968" w:author="Matthew Yeansoo Jeong" w:date="2026-01-20T11:06:00Z" w16du:dateUtc="2026-01-20T02:06:00Z">
              <w:r w:rsidRPr="00B42DE8">
                <w:rPr>
                  <w:rFonts w:ascii="맑은 고딕 Semilight" w:eastAsia="맑은 고딕 Semilight" w:hAnsi="맑은 고딕 Semilight" w:cs="맑은 고딕 Semilight" w:hint="eastAsia"/>
                  <w:b/>
                  <w:bCs/>
                </w:rPr>
                <w:t>기대효과 및 관리목표</w:t>
              </w:r>
            </w:ins>
          </w:p>
        </w:tc>
      </w:tr>
      <w:tr w:rsidR="005E0C6B" w14:paraId="1BDBBB5C" w14:textId="77777777" w:rsidTr="007C6020">
        <w:tc>
          <w:tcPr>
            <w:tcW w:w="1129" w:type="dxa"/>
            <w:vMerge w:val="restart"/>
            <w:vAlign w:val="center"/>
            <w:tcPrChange w:id="1969" w:author="Matthew Yeansoo Jeong" w:date="2026-01-20T11:03:00Z" w16du:dateUtc="2026-01-20T02:03:00Z">
              <w:tcPr>
                <w:tcW w:w="1129" w:type="dxa"/>
                <w:vMerge w:val="restart"/>
              </w:tcPr>
            </w:tcPrChange>
          </w:tcPr>
          <w:p w14:paraId="36CA77E3" w14:textId="4686BB8B" w:rsidR="005E0C6B" w:rsidRDefault="005E0C6B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</w:rPr>
              <w:pPrChange w:id="1970" w:author="Matthew Yeansoo Jeong" w:date="2026-01-20T11:03:00Z" w16du:dateUtc="2026-01-20T02:03:00Z">
                <w:pPr>
                  <w:pStyle w:val="a5"/>
                </w:pPr>
              </w:pPrChange>
            </w:pPr>
            <w:r>
              <w:rPr>
                <w:rFonts w:ascii="맑은 고딕 Semilight" w:eastAsia="맑은 고딕 Semilight" w:hAnsi="맑은 고딕 Semilight" w:cs="맑은 고딕 Semilight" w:hint="eastAsia"/>
              </w:rPr>
              <w:t>운영회의</w:t>
            </w:r>
          </w:p>
        </w:tc>
        <w:tc>
          <w:tcPr>
            <w:tcW w:w="1701" w:type="dxa"/>
            <w:tcPrChange w:id="1971" w:author="Matthew Yeansoo Jeong" w:date="2026-01-20T11:03:00Z" w16du:dateUtc="2026-01-20T02:03:00Z">
              <w:tcPr>
                <w:tcW w:w="1701" w:type="dxa"/>
              </w:tcPr>
            </w:tcPrChange>
          </w:tcPr>
          <w:p w14:paraId="3FEBDE0D" w14:textId="77777777" w:rsidR="006A77FC" w:rsidRDefault="005E0C6B" w:rsidP="005E0C6B">
            <w:pPr>
              <w:pStyle w:val="a5"/>
              <w:rPr>
                <w:ins w:id="1972" w:author="Matthew Yeansoo Jeong" w:date="2026-01-20T14:10:00Z" w16du:dateUtc="2026-01-20T05:10:00Z"/>
                <w:rFonts w:ascii="맑은 고딕 Semilight" w:eastAsia="맑은 고딕 Semilight" w:hAnsi="맑은 고딕 Semilight" w:cs="맑은 고딕 Semilight"/>
                <w:sz w:val="18"/>
                <w:szCs w:val="18"/>
              </w:rPr>
            </w:pPr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73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12주</w:t>
            </w:r>
            <w:ins w:id="1974" w:author="Matthew Yeansoo Jeong" w:date="2026-01-20T11:06:00Z" w16du:dateUtc="2026-01-20T02:06:00Z">
              <w:r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75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 </w:t>
              </w:r>
            </w:ins>
            <w:del w:id="1976" w:author="Matthew Yeansoo Jeong" w:date="2026-01-20T11:06:00Z" w16du:dateUtc="2026-01-20T02:06:00Z">
              <w:r w:rsidRPr="006A77FC" w:rsidDel="005E0C6B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77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78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 xml:space="preserve">자금수지 </w:t>
            </w:r>
          </w:p>
          <w:p w14:paraId="3EFA2119" w14:textId="37F7FE84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79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80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분석</w:t>
            </w:r>
          </w:p>
        </w:tc>
        <w:tc>
          <w:tcPr>
            <w:tcW w:w="2977" w:type="dxa"/>
            <w:tcPrChange w:id="1981" w:author="Matthew Yeansoo Jeong" w:date="2026-01-20T11:03:00Z" w16du:dateUtc="2026-01-20T02:03:00Z">
              <w:tcPr>
                <w:tcW w:w="2977" w:type="dxa"/>
              </w:tcPr>
            </w:tcPrChange>
          </w:tcPr>
          <w:p w14:paraId="56D66E80" w14:textId="41EBB32B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82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983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984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del w:id="1985" w:author="Matthew Yeansoo Jeong" w:date="2026-01-20T11:08:00Z" w16du:dateUtc="2026-01-20T02:08:00Z">
              <w:r w:rsidRPr="006A77FC" w:rsidDel="005E0C6B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86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>-</w:delText>
              </w:r>
            </w:del>
            <w:del w:id="1987" w:author="Matthew Yeansoo Jeong" w:date="2026-01-20T14:08:00Z" w16du:dateUtc="2026-01-20T05:08:00Z">
              <w:r w:rsidRPr="006A77FC" w:rsidDel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88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89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 xml:space="preserve">향후 3개월간의 </w:t>
            </w:r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90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  <w:b/>
                    <w:bCs/>
                  </w:rPr>
                </w:rPrChange>
              </w:rPr>
              <w:t>롤링 포캐스트(Rolling Forecast)</w:t>
            </w:r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91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 xml:space="preserve"> 확정</w:t>
            </w:r>
          </w:p>
          <w:p w14:paraId="39E845E6" w14:textId="6A5C2B69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92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1993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1994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del w:id="1995" w:author="Matthew Yeansoo Jeong" w:date="2026-01-20T11:08:00Z" w16du:dateUtc="2026-01-20T02:08:00Z">
              <w:r w:rsidRPr="006A77FC" w:rsidDel="005E0C6B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96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>-</w:delText>
              </w:r>
            </w:del>
            <w:del w:id="1997" w:author="Matthew Yeansoo Jeong" w:date="2026-01-20T14:08:00Z" w16du:dateUtc="2026-01-20T05:08:00Z">
              <w:r w:rsidRPr="006A77FC" w:rsidDel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1998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1999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대규모 집행(배당, 투자, 상환) 시점 및 재원 확보 방안 점검</w:t>
            </w:r>
          </w:p>
          <w:p w14:paraId="10660753" w14:textId="0A455BAE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00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2001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2002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del w:id="2003" w:author="Matthew Yeansoo Jeong" w:date="2026-01-20T11:08:00Z" w16du:dateUtc="2026-01-20T02:08:00Z">
              <w:r w:rsidRPr="006A77FC" w:rsidDel="005E0C6B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04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>-</w:delText>
              </w:r>
            </w:del>
            <w:del w:id="2005" w:author="Matthew Yeansoo Jeong" w:date="2026-01-20T14:08:00Z" w16du:dateUtc="2026-01-20T05:08:00Z">
              <w:r w:rsidRPr="006A77FC" w:rsidDel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06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07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예측치와 실적치 간 오차(±10% 등) 원인 분석</w:t>
            </w:r>
          </w:p>
        </w:tc>
        <w:tc>
          <w:tcPr>
            <w:tcW w:w="2687" w:type="dxa"/>
            <w:tcPrChange w:id="2008" w:author="Matthew Yeansoo Jeong" w:date="2026-01-20T11:03:00Z" w16du:dateUtc="2026-01-20T02:03:00Z">
              <w:tcPr>
                <w:tcW w:w="2687" w:type="dxa"/>
              </w:tcPr>
            </w:tcPrChange>
          </w:tcPr>
          <w:p w14:paraId="3C870B26" w14:textId="479A70A1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09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2010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2011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del w:id="2012" w:author="Matthew Yeansoo Jeong" w:date="2026-01-20T11:08:00Z" w16du:dateUtc="2026-01-20T02:08:00Z">
              <w:r w:rsidRPr="006A77FC" w:rsidDel="005E0C6B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13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>-</w:delText>
              </w:r>
            </w:del>
            <w:del w:id="2014" w:author="Matthew Yeansoo Jeong" w:date="2026-01-20T14:09:00Z" w16du:dateUtc="2026-01-20T05:09:00Z">
              <w:r w:rsidRPr="006A77FC" w:rsidDel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15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16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가용 현금의 최적화 및 유휴 자산 최소화</w:t>
            </w:r>
          </w:p>
          <w:p w14:paraId="372E602C" w14:textId="77777777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17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</w:p>
          <w:p w14:paraId="1E183FB9" w14:textId="0ADF99C6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18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2019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2020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del w:id="2021" w:author="Matthew Yeansoo Jeong" w:date="2026-01-20T11:08:00Z" w16du:dateUtc="2026-01-20T02:08:00Z">
              <w:r w:rsidRPr="006A77FC" w:rsidDel="005E0C6B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22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>-</w:delText>
              </w:r>
            </w:del>
            <w:del w:id="2023" w:author="Matthew Yeansoo Jeong" w:date="2026-01-20T14:09:00Z" w16du:dateUtc="2026-01-20T05:09:00Z">
              <w:r w:rsidRPr="006A77FC" w:rsidDel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24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25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예측 정확도 향상을 통한 자금 조달 비용 절감</w:t>
            </w:r>
          </w:p>
          <w:p w14:paraId="3533B60C" w14:textId="77777777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26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</w:p>
        </w:tc>
      </w:tr>
      <w:tr w:rsidR="005E0C6B" w14:paraId="214A3BA0" w14:textId="77777777" w:rsidTr="0078111A">
        <w:tc>
          <w:tcPr>
            <w:tcW w:w="1129" w:type="dxa"/>
            <w:vMerge/>
          </w:tcPr>
          <w:p w14:paraId="778D42A9" w14:textId="77777777" w:rsidR="005E0C6B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</w:p>
        </w:tc>
        <w:tc>
          <w:tcPr>
            <w:tcW w:w="1701" w:type="dxa"/>
          </w:tcPr>
          <w:p w14:paraId="014356AB" w14:textId="32B13118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27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2028" w:author="Matthew Yeansoo Jeong" w:date="2026-01-20T11:01:00Z">
              <w:r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29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단기</w:t>
              </w:r>
            </w:ins>
            <w:ins w:id="2030" w:author="Matthew Yeansoo Jeong" w:date="2026-01-20T11:06:00Z" w16du:dateUtc="2026-01-20T02:06:00Z">
              <w:r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31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 </w:t>
              </w:r>
            </w:ins>
            <w:ins w:id="2032" w:author="Matthew Yeansoo Jeong" w:date="2026-01-20T11:01:00Z">
              <w:r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33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외환 실행 전략</w:t>
              </w:r>
            </w:ins>
          </w:p>
        </w:tc>
        <w:tc>
          <w:tcPr>
            <w:tcW w:w="2977" w:type="dxa"/>
          </w:tcPr>
          <w:p w14:paraId="5726D3F2" w14:textId="21DADAA2" w:rsidR="005E0C6B" w:rsidRPr="006A77FC" w:rsidRDefault="005E0C6B" w:rsidP="005E0C6B">
            <w:pPr>
              <w:pStyle w:val="a5"/>
              <w:rPr>
                <w:ins w:id="2034" w:author="Matthew Yeansoo Jeong" w:date="2026-01-20T11:01:00Z" w16du:dateUtc="2026-01-20T02:01:00Z"/>
                <w:rFonts w:ascii="맑은 고딕 Semilight" w:eastAsia="맑은 고딕 Semilight" w:hAnsi="맑은 고딕 Semilight" w:cs="맑은 고딕 Semilight"/>
                <w:sz w:val="18"/>
                <w:szCs w:val="18"/>
                <w:rPrChange w:id="2035" w:author="Matthew Yeansoo Jeong" w:date="2026-01-20T14:10:00Z" w16du:dateUtc="2026-01-20T05:10:00Z">
                  <w:rPr>
                    <w:ins w:id="2036" w:author="Matthew Yeansoo Jeong" w:date="2026-01-20T11:01:00Z" w16du:dateUtc="2026-01-20T02:01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2037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2038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2039" w:author="Matthew Yeansoo Jeong" w:date="2026-01-20T11:01:00Z">
              <w:r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40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정책회의 헷지 범위 내에서 </w:t>
              </w:r>
              <w:r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41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  <w:b/>
                      <w:bCs/>
                    </w:rPr>
                  </w:rPrChange>
                </w:rPr>
                <w:t>차기 운영 기간의 목표 헷지 비율</w:t>
              </w:r>
              <w:r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42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 결정</w:t>
              </w:r>
            </w:ins>
          </w:p>
          <w:p w14:paraId="0F60889C" w14:textId="64024A12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43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2044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2045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2046" w:author="Matthew Yeansoo Jeong" w:date="2026-01-20T11:01:00Z">
              <w:r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47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시장 상황에 따른 선물환 계약 시점 및 규모 최종 승인</w:t>
              </w:r>
            </w:ins>
          </w:p>
        </w:tc>
        <w:tc>
          <w:tcPr>
            <w:tcW w:w="2687" w:type="dxa"/>
          </w:tcPr>
          <w:p w14:paraId="0C6966C7" w14:textId="3F1AFDC6" w:rsidR="005E0C6B" w:rsidRPr="006A77FC" w:rsidRDefault="005E0C6B" w:rsidP="005E0C6B">
            <w:pPr>
              <w:pStyle w:val="a5"/>
              <w:rPr>
                <w:ins w:id="2048" w:author="Matthew Yeansoo Jeong" w:date="2026-01-20T11:01:00Z"/>
                <w:rFonts w:ascii="맑은 고딕 Semilight" w:eastAsia="맑은 고딕 Semilight" w:hAnsi="맑은 고딕 Semilight" w:cs="맑은 고딕 Semilight"/>
                <w:sz w:val="18"/>
                <w:szCs w:val="18"/>
                <w:rPrChange w:id="2049" w:author="Matthew Yeansoo Jeong" w:date="2026-01-20T14:10:00Z" w16du:dateUtc="2026-01-20T05:10:00Z">
                  <w:rPr>
                    <w:ins w:id="2050" w:author="Matthew Yeansoo Jeong" w:date="2026-01-20T11:01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2051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2052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2053" w:author="Matthew Yeansoo Jeong" w:date="2026-01-20T11:01:00Z">
              <w:r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54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단기 환율 변동에 따른 손익 변동성 방어</w:t>
              </w:r>
            </w:ins>
          </w:p>
          <w:p w14:paraId="4298A980" w14:textId="5B8A7CE7" w:rsidR="005E0C6B" w:rsidRPr="006A77FC" w:rsidRDefault="005E0C6B" w:rsidP="005E0C6B">
            <w:pPr>
              <w:pStyle w:val="a5"/>
              <w:rPr>
                <w:ins w:id="2055" w:author="Matthew Yeansoo Jeong" w:date="2026-01-20T11:01:00Z"/>
                <w:rFonts w:ascii="맑은 고딕 Semilight" w:eastAsia="맑은 고딕 Semilight" w:hAnsi="맑은 고딕 Semilight" w:cs="맑은 고딕 Semilight"/>
                <w:sz w:val="18"/>
                <w:szCs w:val="18"/>
                <w:rPrChange w:id="2056" w:author="Matthew Yeansoo Jeong" w:date="2026-01-20T14:10:00Z" w16du:dateUtc="2026-01-20T05:10:00Z">
                  <w:rPr>
                    <w:ins w:id="2057" w:author="Matthew Yeansoo Jeong" w:date="2026-01-20T11:01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</w:p>
          <w:p w14:paraId="75AB58BB" w14:textId="09865B4A" w:rsidR="005E0C6B" w:rsidRPr="006A77FC" w:rsidRDefault="005E0C6B" w:rsidP="005E0C6B">
            <w:pPr>
              <w:pStyle w:val="a5"/>
              <w:rPr>
                <w:ins w:id="2058" w:author="Matthew Yeansoo Jeong" w:date="2026-01-20T11:01:00Z"/>
                <w:rFonts w:ascii="맑은 고딕 Semilight" w:eastAsia="맑은 고딕 Semilight" w:hAnsi="맑은 고딕 Semilight" w:cs="맑은 고딕 Semilight"/>
                <w:sz w:val="18"/>
                <w:szCs w:val="18"/>
                <w:rPrChange w:id="2059" w:author="Matthew Yeansoo Jeong" w:date="2026-01-20T14:10:00Z" w16du:dateUtc="2026-01-20T05:10:00Z">
                  <w:rPr>
                    <w:ins w:id="2060" w:author="Matthew Yeansoo Jeong" w:date="2026-01-20T11:01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2061" w:author="Matthew Yeansoo Jeong" w:date="2026-01-20T11:08:00Z" w16du:dateUtc="2026-01-20T02:08:00Z">
              <w:r w:rsidRPr="006A77FC">
                <w:rPr>
                  <w:rFonts w:ascii="맑은 고딕 Semilight" w:eastAsia="맑은 고딕 Semilight" w:hAnsi="맑은 고딕 Semilight" w:cs="맑은 고딕 Semilight" w:hint="eastAsia"/>
                  <w:sz w:val="18"/>
                  <w:szCs w:val="18"/>
                  <w:rPrChange w:id="2062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▶</w:t>
              </w:r>
            </w:ins>
            <w:ins w:id="2063" w:author="Matthew Yeansoo Jeong" w:date="2026-01-20T11:01:00Z">
              <w:r w:rsidRPr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64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>규정된 범위 내에서의 책임 있는 외환 집행</w:t>
              </w:r>
            </w:ins>
          </w:p>
          <w:p w14:paraId="05657BC7" w14:textId="77777777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65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</w:p>
        </w:tc>
      </w:tr>
      <w:tr w:rsidR="005E0C6B" w14:paraId="08CB3A5B" w14:textId="77777777" w:rsidTr="0078111A">
        <w:tc>
          <w:tcPr>
            <w:tcW w:w="1129" w:type="dxa"/>
            <w:vMerge/>
          </w:tcPr>
          <w:p w14:paraId="78B38309" w14:textId="77777777" w:rsidR="005E0C6B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</w:p>
        </w:tc>
        <w:tc>
          <w:tcPr>
            <w:tcW w:w="1701" w:type="dxa"/>
          </w:tcPr>
          <w:p w14:paraId="17E1A47A" w14:textId="77777777" w:rsidR="006A77FC" w:rsidRDefault="005E0C6B" w:rsidP="005E0C6B">
            <w:pPr>
              <w:pStyle w:val="a5"/>
              <w:rPr>
                <w:ins w:id="2066" w:author="Matthew Yeansoo Jeong" w:date="2026-01-20T14:10:00Z" w16du:dateUtc="2026-01-20T05:10:00Z"/>
                <w:rFonts w:ascii="맑은 고딕 Semilight" w:eastAsia="맑은 고딕 Semilight" w:hAnsi="맑은 고딕 Semilight" w:cs="맑은 고딕 Semilight"/>
                <w:sz w:val="18"/>
                <w:szCs w:val="18"/>
              </w:rPr>
            </w:pPr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67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 xml:space="preserve">내부통제 이행 </w:t>
            </w:r>
          </w:p>
          <w:p w14:paraId="19B6F0B3" w14:textId="56B2793B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68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69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모니터링</w:t>
            </w:r>
          </w:p>
        </w:tc>
        <w:tc>
          <w:tcPr>
            <w:tcW w:w="2977" w:type="dxa"/>
          </w:tcPr>
          <w:p w14:paraId="7187AE29" w14:textId="46E090D8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70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6A77FC">
              <w:rPr>
                <w:rFonts w:ascii="맑은 고딕 Semilight" w:eastAsia="맑은 고딕 Semilight" w:hAnsi="맑은 고딕 Semilight" w:cs="맑은 고딕 Semilight" w:hint="eastAsia"/>
                <w:sz w:val="18"/>
                <w:szCs w:val="18"/>
                <w:rPrChange w:id="2071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▶</w:t>
            </w:r>
            <w:del w:id="2072" w:author="Matthew Yeansoo Jeong" w:date="2026-01-20T14:09:00Z" w16du:dateUtc="2026-01-20T05:09:00Z">
              <w:r w:rsidRPr="006A77FC" w:rsidDel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73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74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  <w:b/>
                    <w:bCs/>
                  </w:rPr>
                </w:rPrChange>
              </w:rPr>
              <w:t>직무 분리(Maker-Checker) 체계의 실제 작동 여부</w:t>
            </w:r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75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 xml:space="preserve"> 점검</w:t>
            </w:r>
          </w:p>
          <w:p w14:paraId="659B2CA1" w14:textId="3021956C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76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77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br/>
            </w:r>
            <w:r w:rsidRPr="006A77FC">
              <w:rPr>
                <w:rFonts w:ascii="맑은 고딕 Semilight" w:eastAsia="맑은 고딕 Semilight" w:hAnsi="맑은 고딕 Semilight" w:cs="맑은 고딕 Semilight" w:hint="eastAsia"/>
                <w:sz w:val="18"/>
                <w:szCs w:val="18"/>
                <w:rPrChange w:id="2078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▶</w:t>
            </w:r>
            <w:del w:id="2079" w:author="Matthew Yeansoo Jeong" w:date="2026-01-20T14:09:00Z" w16du:dateUtc="2026-01-20T05:09:00Z">
              <w:r w:rsidRPr="006A77FC" w:rsidDel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80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81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법인인감, OTP 등 보안매체 관리 실태 및 사고 유무 확인</w:t>
            </w:r>
          </w:p>
          <w:p w14:paraId="1A3CC365" w14:textId="77777777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82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</w:p>
        </w:tc>
        <w:tc>
          <w:tcPr>
            <w:tcW w:w="2687" w:type="dxa"/>
          </w:tcPr>
          <w:p w14:paraId="636D1DDE" w14:textId="0268EEDE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83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6A77FC">
              <w:rPr>
                <w:rFonts w:ascii="맑은 고딕 Semilight" w:eastAsia="맑은 고딕 Semilight" w:hAnsi="맑은 고딕 Semilight" w:cs="맑은 고딕 Semilight" w:hint="eastAsia"/>
                <w:sz w:val="18"/>
                <w:szCs w:val="18"/>
                <w:rPrChange w:id="2084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▶</w:t>
            </w:r>
            <w:del w:id="2085" w:author="Matthew Yeansoo Jeong" w:date="2026-01-20T14:09:00Z" w16du:dateUtc="2026-01-20T05:09:00Z">
              <w:r w:rsidRPr="006A77FC" w:rsidDel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86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87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자금 사고 예방 및 내부회계관리제도 실효성 확보</w:t>
            </w:r>
          </w:p>
          <w:p w14:paraId="165D8D18" w14:textId="0EA06AFB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88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6A77FC">
              <w:rPr>
                <w:rFonts w:ascii="맑은 고딕 Semilight" w:eastAsia="맑은 고딕 Semilight" w:hAnsi="맑은 고딕 Semilight" w:cs="맑은 고딕 Semilight" w:hint="eastAsia"/>
                <w:sz w:val="18"/>
                <w:szCs w:val="18"/>
                <w:rPrChange w:id="2089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▶</w:t>
            </w:r>
            <w:del w:id="2090" w:author="Matthew Yeansoo Jeong" w:date="2026-01-20T14:09:00Z" w16du:dateUtc="2026-01-20T05:09:00Z">
              <w:r w:rsidRPr="006A77FC" w:rsidDel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091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92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실무자의 도덕적 해이 방지</w:t>
            </w:r>
          </w:p>
          <w:p w14:paraId="2820AE4B" w14:textId="77777777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93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</w:p>
        </w:tc>
      </w:tr>
      <w:tr w:rsidR="005E0C6B" w14:paraId="1F3DD4A0" w14:textId="77777777" w:rsidTr="0078111A">
        <w:tc>
          <w:tcPr>
            <w:tcW w:w="1129" w:type="dxa"/>
            <w:vMerge/>
          </w:tcPr>
          <w:p w14:paraId="371D119D" w14:textId="77777777" w:rsidR="005E0C6B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</w:p>
        </w:tc>
        <w:tc>
          <w:tcPr>
            <w:tcW w:w="1701" w:type="dxa"/>
          </w:tcPr>
          <w:p w14:paraId="4361DA75" w14:textId="77777777" w:rsidR="006A77FC" w:rsidRDefault="005E0C6B" w:rsidP="005E0C6B">
            <w:pPr>
              <w:pStyle w:val="a5"/>
              <w:rPr>
                <w:ins w:id="2094" w:author="Matthew Yeansoo Jeong" w:date="2026-01-20T14:10:00Z" w16du:dateUtc="2026-01-20T05:10:00Z"/>
                <w:rFonts w:ascii="맑은 고딕 Semilight" w:eastAsia="맑은 고딕 Semilight" w:hAnsi="맑은 고딕 Semilight" w:cs="맑은 고딕 Semilight"/>
                <w:sz w:val="18"/>
                <w:szCs w:val="18"/>
              </w:rPr>
            </w:pPr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95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 xml:space="preserve">유동성 버킷 </w:t>
            </w:r>
          </w:p>
          <w:p w14:paraId="7139779E" w14:textId="466FA035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96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97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유지 현황</w:t>
            </w:r>
          </w:p>
        </w:tc>
        <w:tc>
          <w:tcPr>
            <w:tcW w:w="2977" w:type="dxa"/>
          </w:tcPr>
          <w:p w14:paraId="6D9CD5DF" w14:textId="136E19BE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098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6A77FC">
              <w:rPr>
                <w:rFonts w:ascii="맑은 고딕 Semilight" w:eastAsia="맑은 고딕 Semilight" w:hAnsi="맑은 고딕 Semilight" w:cs="맑은 고딕 Semilight" w:hint="eastAsia"/>
                <w:sz w:val="18"/>
                <w:szCs w:val="18"/>
                <w:rPrChange w:id="2099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▶</w:t>
            </w:r>
            <w:del w:id="2100" w:author="Matthew Yeansoo Jeong" w:date="2026-01-20T14:09:00Z" w16du:dateUtc="2026-01-20T05:09:00Z">
              <w:r w:rsidRPr="006A77FC" w:rsidDel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101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102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 xml:space="preserve">사별 </w:t>
            </w:r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103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  <w:b/>
                    <w:bCs/>
                  </w:rPr>
                </w:rPrChange>
              </w:rPr>
              <w:t>최소 현금 보유량(Minimum Cash)</w:t>
            </w:r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104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 xml:space="preserve"> 유지 여부 확인</w:t>
            </w:r>
          </w:p>
          <w:p w14:paraId="44AEE275" w14:textId="01DE48C5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105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6A77FC">
              <w:rPr>
                <w:rFonts w:ascii="맑은 고딕 Semilight" w:eastAsia="맑은 고딕 Semilight" w:hAnsi="맑은 고딕 Semilight" w:cs="맑은 고딕 Semilight" w:hint="eastAsia"/>
                <w:sz w:val="18"/>
                <w:szCs w:val="18"/>
                <w:rPrChange w:id="2106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▶</w:t>
            </w:r>
            <w:del w:id="2107" w:author="Matthew Yeansoo Jeong" w:date="2026-01-20T14:09:00Z" w16du:dateUtc="2026-01-20T05:09:00Z">
              <w:r w:rsidRPr="006A77FC" w:rsidDel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108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109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일시적 한도 미달 시 차입 라인(Credit Line) 가동 여부 결정</w:t>
            </w:r>
          </w:p>
        </w:tc>
        <w:tc>
          <w:tcPr>
            <w:tcW w:w="2687" w:type="dxa"/>
          </w:tcPr>
          <w:p w14:paraId="56F93E94" w14:textId="3B34D8BB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110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6A77FC">
              <w:rPr>
                <w:rFonts w:ascii="맑은 고딕 Semilight" w:eastAsia="맑은 고딕 Semilight" w:hAnsi="맑은 고딕 Semilight" w:cs="맑은 고딕 Semilight" w:hint="eastAsia"/>
                <w:sz w:val="18"/>
                <w:szCs w:val="18"/>
                <w:rPrChange w:id="2111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▶</w:t>
            </w:r>
            <w:del w:id="2112" w:author="Matthew Yeansoo Jeong" w:date="2026-01-20T14:09:00Z" w16du:dateUtc="2026-01-20T05:09:00Z">
              <w:r w:rsidRPr="006A77FC" w:rsidDel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113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114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3개사 공통의 재무 건전성 상시 유지</w:t>
            </w:r>
          </w:p>
          <w:p w14:paraId="0432784D" w14:textId="756B5B97" w:rsidR="005E0C6B" w:rsidRPr="006A77FC" w:rsidRDefault="005E0C6B" w:rsidP="005E0C6B">
            <w:pPr>
              <w:pStyle w:val="a5"/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115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116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br/>
            </w:r>
            <w:r w:rsidRPr="006A77FC">
              <w:rPr>
                <w:rFonts w:ascii="맑은 고딕 Semilight" w:eastAsia="맑은 고딕 Semilight" w:hAnsi="맑은 고딕 Semilight" w:cs="맑은 고딕 Semilight" w:hint="eastAsia"/>
                <w:sz w:val="18"/>
                <w:szCs w:val="18"/>
                <w:rPrChange w:id="2117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▶</w:t>
            </w:r>
            <w:del w:id="2118" w:author="Matthew Yeansoo Jeong" w:date="2026-01-20T14:09:00Z" w16du:dateUtc="2026-01-20T05:09:00Z">
              <w:r w:rsidRPr="006A77FC" w:rsidDel="006A77FC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119" w:author="Matthew Yeansoo Jeong" w:date="2026-01-20T14:10:00Z" w16du:dateUtc="2026-01-20T05:10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6A77FC">
              <w:rPr>
                <w:rFonts w:ascii="맑은 고딕 Semilight" w:eastAsia="맑은 고딕 Semilight" w:hAnsi="맑은 고딕 Semilight" w:cs="맑은 고딕 Semilight"/>
                <w:sz w:val="18"/>
                <w:szCs w:val="18"/>
                <w:rPrChange w:id="2120" w:author="Matthew Yeansoo Jeong" w:date="2026-01-20T14:10:00Z" w16du:dateUtc="2026-01-20T05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긴급 자금 수요에 대한 선제적 대응</w:t>
            </w:r>
          </w:p>
        </w:tc>
      </w:tr>
    </w:tbl>
    <w:p w14:paraId="6B6CED1C" w14:textId="46417CAE" w:rsidR="006A77FC" w:rsidRDefault="006A77FC" w:rsidP="00CA70C1">
      <w:pPr>
        <w:pStyle w:val="a5"/>
        <w:rPr>
          <w:ins w:id="2121" w:author="Matthew Yeansoo Jeong" w:date="2026-01-20T14:09:00Z" w16du:dateUtc="2026-01-20T05:09:00Z"/>
          <w:rFonts w:ascii="맑은 고딕 Semilight" w:eastAsia="맑은 고딕 Semilight" w:hAnsi="맑은 고딕 Semilight" w:cs="맑은 고딕 Semilight"/>
        </w:rPr>
      </w:pPr>
    </w:p>
    <w:p w14:paraId="5958F30E" w14:textId="77777777" w:rsidR="006A77FC" w:rsidRDefault="006A77FC">
      <w:pPr>
        <w:widowControl/>
        <w:wordWrap/>
        <w:autoSpaceDE/>
        <w:autoSpaceDN/>
        <w:jc w:val="left"/>
        <w:rPr>
          <w:ins w:id="2122" w:author="Matthew Yeansoo Jeong" w:date="2026-01-20T14:09:00Z" w16du:dateUtc="2026-01-20T05:09:00Z"/>
          <w:rFonts w:ascii="맑은 고딕 Semilight" w:eastAsia="맑은 고딕 Semilight" w:hAnsi="맑은 고딕 Semilight" w:cs="맑은 고딕 Semilight"/>
          <w:color w:val="000000"/>
          <w:kern w:val="0"/>
          <w:szCs w:val="20"/>
        </w:rPr>
      </w:pPr>
      <w:ins w:id="2123" w:author="Matthew Yeansoo Jeong" w:date="2026-01-20T14:09:00Z" w16du:dateUtc="2026-01-20T05:09:00Z">
        <w:r>
          <w:rPr>
            <w:rFonts w:ascii="맑은 고딕 Semilight" w:eastAsia="맑은 고딕 Semilight" w:hAnsi="맑은 고딕 Semilight" w:cs="맑은 고딕 Semilight"/>
          </w:rPr>
          <w:br w:type="page"/>
        </w:r>
      </w:ins>
    </w:p>
    <w:p w14:paraId="19AABDD6" w14:textId="447143BE" w:rsidR="00833BE4" w:rsidDel="006A77FC" w:rsidRDefault="00833BE4" w:rsidP="00CA70C1">
      <w:pPr>
        <w:pStyle w:val="a5"/>
        <w:rPr>
          <w:del w:id="2124" w:author="Matthew Yeansoo Jeong" w:date="2026-01-20T14:09:00Z" w16du:dateUtc="2026-01-20T05:09:00Z"/>
          <w:rFonts w:ascii="맑은 고딕 Semilight" w:eastAsia="맑은 고딕 Semilight" w:hAnsi="맑은 고딕 Semilight" w:cs="맑은 고딕 Semilight"/>
        </w:rPr>
      </w:pPr>
    </w:p>
    <w:p w14:paraId="3BDD8FCD" w14:textId="36E865AF" w:rsidR="00590B48" w:rsidRPr="006971D4" w:rsidRDefault="00590B48" w:rsidP="00590B48">
      <w:pPr>
        <w:pStyle w:val="a5"/>
        <w:numPr>
          <w:ilvl w:val="0"/>
          <w:numId w:val="46"/>
        </w:numPr>
        <w:rPr>
          <w:rFonts w:ascii="맑은 고딕 Semilight" w:eastAsia="맑은 고딕 Semilight" w:hAnsi="맑은 고딕 Semilight" w:cs="맑은 고딕 Semilight"/>
          <w:b/>
          <w:bCs/>
          <w:rPrChange w:id="2125" w:author="Matthew Yeansoo Jeong" w:date="2026-01-20T11:13:00Z" w16du:dateUtc="2026-01-20T02:13:00Z">
            <w:rPr>
              <w:rFonts w:ascii="맑은 고딕 Semilight" w:eastAsia="맑은 고딕 Semilight" w:hAnsi="맑은 고딕 Semilight" w:cs="맑은 고딕 Semilight"/>
            </w:rPr>
          </w:rPrChange>
        </w:rPr>
      </w:pPr>
      <w:r w:rsidRPr="006971D4">
        <w:rPr>
          <w:rFonts w:ascii="맑은 고딕 Semilight" w:eastAsia="맑은 고딕 Semilight" w:hAnsi="맑은 고딕 Semilight" w:cs="맑은 고딕 Semilight" w:hint="eastAsia"/>
          <w:b/>
          <w:bCs/>
          <w:rPrChange w:id="2126" w:author="Matthew Yeansoo Jeong" w:date="2026-01-20T11:13:00Z" w16du:dateUtc="2026-01-20T02:13:00Z">
            <w:rPr>
              <w:rFonts w:ascii="맑은 고딕 Semilight" w:eastAsia="맑은 고딕 Semilight" w:hAnsi="맑은 고딕 Semilight" w:cs="맑은 고딕 Semilight" w:hint="eastAsia"/>
            </w:rPr>
          </w:rPrChange>
        </w:rPr>
        <w:t>운영회의</w:t>
      </w:r>
      <w:ins w:id="2127" w:author="Matthew Yeansoo Jeong" w:date="2026-01-20T11:13:00Z" w16du:dateUtc="2026-01-20T02:13:00Z">
        <w:r w:rsidR="000C1CF9">
          <w:rPr>
            <w:rFonts w:ascii="맑은 고딕 Semilight" w:eastAsia="맑은 고딕 Semilight" w:hAnsi="맑은 고딕 Semilight" w:cs="맑은 고딕 Semilight" w:hint="eastAsia"/>
            <w:b/>
            <w:bCs/>
          </w:rPr>
          <w:t xml:space="preserve"> 사안</w:t>
        </w:r>
      </w:ins>
      <w:ins w:id="2128" w:author="Matthew Yeansoo Jeong" w:date="2026-01-20T11:14:00Z" w16du:dateUtc="2026-01-20T02:14:00Z">
        <w:r w:rsidR="000C1CF9">
          <w:rPr>
            <w:rFonts w:ascii="맑은 고딕 Semilight" w:eastAsia="맑은 고딕 Semilight" w:hAnsi="맑은 고딕 Semilight" w:cs="맑은 고딕 Semilight" w:hint="eastAsia"/>
            <w:b/>
            <w:bCs/>
          </w:rPr>
          <w:t xml:space="preserve"> 중</w:t>
        </w:r>
      </w:ins>
      <w:ins w:id="2129" w:author="Matthew Yeansoo Jeong" w:date="2026-01-20T11:13:00Z" w16du:dateUtc="2026-01-20T02:13:00Z">
        <w:r w:rsidR="000C1CF9">
          <w:rPr>
            <w:rFonts w:ascii="맑은 고딕 Semilight" w:eastAsia="맑은 고딕 Semilight" w:hAnsi="맑은 고딕 Semilight" w:cs="맑은 고딕 Semilight" w:hint="eastAsia"/>
            <w:b/>
            <w:bCs/>
          </w:rPr>
          <w:t xml:space="preserve"> </w:t>
        </w:r>
      </w:ins>
      <w:del w:id="2130" w:author="Matthew Yeansoo Jeong" w:date="2026-01-20T11:13:00Z" w16du:dateUtc="2026-01-20T02:13:00Z">
        <w:r w:rsidR="00295CFE" w:rsidRPr="006971D4" w:rsidDel="000C1CF9">
          <w:rPr>
            <w:rFonts w:ascii="맑은 고딕 Semilight" w:eastAsia="맑은 고딕 Semilight" w:hAnsi="맑은 고딕 Semilight" w:cs="맑은 고딕 Semilight"/>
            <w:b/>
            <w:bCs/>
            <w:rPrChange w:id="2131" w:author="Matthew Yeansoo Jeong" w:date="2026-01-20T11:13:00Z" w16du:dateUtc="2026-01-20T02:13:00Z">
              <w:rPr>
                <w:rFonts w:ascii="맑은 고딕 Semilight" w:eastAsia="맑은 고딕 Semilight" w:hAnsi="맑은 고딕 Semilight" w:cs="맑은 고딕 Semilight"/>
              </w:rPr>
            </w:rPrChange>
          </w:rPr>
          <w:delText xml:space="preserve"> </w:delText>
        </w:r>
        <w:r w:rsidR="00295CFE" w:rsidRPr="006971D4" w:rsidDel="006971D4">
          <w:rPr>
            <w:rFonts w:ascii="맑은 고딕 Semilight" w:eastAsia="맑은 고딕 Semilight" w:hAnsi="맑은 고딕 Semilight" w:cs="맑은 고딕 Semilight" w:hint="eastAsia"/>
            <w:b/>
            <w:bCs/>
            <w:rPrChange w:id="2132" w:author="Matthew Yeansoo Jeong" w:date="2026-01-20T11:13:00Z" w16du:dateUtc="2026-01-20T02:13:00Z">
              <w:rPr>
                <w:rFonts w:ascii="맑은 고딕 Semilight" w:eastAsia="맑은 고딕 Semilight" w:hAnsi="맑은 고딕 Semilight" w:cs="맑은 고딕 Semilight" w:hint="eastAsia"/>
              </w:rPr>
            </w:rPrChange>
          </w:rPr>
          <w:delText>내</w:delText>
        </w:r>
        <w:r w:rsidR="00295CFE" w:rsidRPr="006971D4" w:rsidDel="006971D4">
          <w:rPr>
            <w:rFonts w:ascii="맑은 고딕 Semilight" w:eastAsia="맑은 고딕 Semilight" w:hAnsi="맑은 고딕 Semilight" w:cs="맑은 고딕 Semilight"/>
            <w:b/>
            <w:bCs/>
            <w:rPrChange w:id="2133" w:author="Matthew Yeansoo Jeong" w:date="2026-01-20T11:13:00Z" w16du:dateUtc="2026-01-20T02:13:00Z">
              <w:rPr>
                <w:rFonts w:ascii="맑은 고딕 Semilight" w:eastAsia="맑은 고딕 Semilight" w:hAnsi="맑은 고딕 Semilight" w:cs="맑은 고딕 Semilight"/>
              </w:rPr>
            </w:rPrChange>
          </w:rPr>
          <w:delText xml:space="preserve"> </w:delText>
        </w:r>
      </w:del>
      <w:ins w:id="2134" w:author="Matthew Yeansoo Jeong" w:date="2026-01-20T11:13:00Z" w16du:dateUtc="2026-01-20T02:13:00Z">
        <w:r w:rsidR="006971D4" w:rsidRPr="006971D4">
          <w:rPr>
            <w:rFonts w:ascii="맑은 고딕 Semilight" w:eastAsia="맑은 고딕 Semilight" w:hAnsi="맑은 고딕 Semilight" w:cs="맑은 고딕 Semilight" w:hint="eastAsia"/>
            <w:b/>
            <w:bCs/>
            <w:rPrChange w:id="2135" w:author="Matthew Yeansoo Jeong" w:date="2026-01-20T11:13:00Z" w16du:dateUtc="2026-01-20T02:13:00Z">
              <w:rPr>
                <w:rFonts w:ascii="맑은 고딕 Semilight" w:eastAsia="맑은 고딕 Semilight" w:hAnsi="맑은 고딕 Semilight" w:cs="맑은 고딕 Semilight" w:hint="eastAsia"/>
              </w:rPr>
            </w:rPrChange>
          </w:rPr>
          <w:t>상위</w:t>
        </w:r>
      </w:ins>
      <w:del w:id="2136" w:author="Matthew Yeansoo Jeong" w:date="2026-01-20T11:13:00Z" w16du:dateUtc="2026-01-20T02:13:00Z">
        <w:r w:rsidR="00295CFE" w:rsidRPr="006971D4" w:rsidDel="006971D4">
          <w:rPr>
            <w:rFonts w:ascii="맑은 고딕 Semilight" w:eastAsia="맑은 고딕 Semilight" w:hAnsi="맑은 고딕 Semilight" w:cs="맑은 고딕 Semilight" w:hint="eastAsia"/>
            <w:b/>
            <w:bCs/>
            <w:rPrChange w:id="2137" w:author="Matthew Yeansoo Jeong" w:date="2026-01-20T11:13:00Z" w16du:dateUtc="2026-01-20T02:13:00Z">
              <w:rPr>
                <w:rFonts w:ascii="맑은 고딕 Semilight" w:eastAsia="맑은 고딕 Semilight" w:hAnsi="맑은 고딕 Semilight" w:cs="맑은 고딕 Semilight" w:hint="eastAsia"/>
              </w:rPr>
            </w:rPrChange>
          </w:rPr>
          <w:delText>정책</w:delText>
        </w:r>
      </w:del>
      <w:r w:rsidR="00295CFE" w:rsidRPr="006971D4">
        <w:rPr>
          <w:rFonts w:ascii="맑은 고딕 Semilight" w:eastAsia="맑은 고딕 Semilight" w:hAnsi="맑은 고딕 Semilight" w:cs="맑은 고딕 Semilight" w:hint="eastAsia"/>
          <w:b/>
          <w:bCs/>
          <w:rPrChange w:id="2138" w:author="Matthew Yeansoo Jeong" w:date="2026-01-20T11:13:00Z" w16du:dateUtc="2026-01-20T02:13:00Z">
            <w:rPr>
              <w:rFonts w:ascii="맑은 고딕 Semilight" w:eastAsia="맑은 고딕 Semilight" w:hAnsi="맑은 고딕 Semilight" w:cs="맑은 고딕 Semilight" w:hint="eastAsia"/>
            </w:rPr>
          </w:rPrChange>
        </w:rPr>
        <w:t>회의</w:t>
      </w:r>
      <w:ins w:id="2139" w:author="Matthew Yeansoo Jeong" w:date="2026-01-20T11:13:00Z" w16du:dateUtc="2026-01-20T02:13:00Z">
        <w:r w:rsidR="006971D4" w:rsidRPr="006971D4">
          <w:rPr>
            <w:rFonts w:ascii="맑은 고딕 Semilight" w:eastAsia="맑은 고딕 Semilight" w:hAnsi="맑은 고딕 Semilight" w:cs="맑은 고딕 Semilight" w:hint="eastAsia"/>
            <w:b/>
            <w:bCs/>
            <w:rPrChange w:id="2140" w:author="Matthew Yeansoo Jeong" w:date="2026-01-20T11:13:00Z" w16du:dateUtc="2026-01-20T02:13:00Z">
              <w:rPr>
                <w:rFonts w:ascii="맑은 고딕 Semilight" w:eastAsia="맑은 고딕 Semilight" w:hAnsi="맑은 고딕 Semilight" w:cs="맑은 고딕 Semilight" w:hint="eastAsia"/>
              </w:rPr>
            </w:rPrChange>
          </w:rPr>
          <w:t>체</w:t>
        </w:r>
        <w:r w:rsidR="006971D4" w:rsidRPr="006971D4">
          <w:rPr>
            <w:rFonts w:ascii="맑은 고딕 Semilight" w:eastAsia="맑은 고딕 Semilight" w:hAnsi="맑은 고딕 Semilight" w:cs="맑은 고딕 Semilight"/>
            <w:b/>
            <w:bCs/>
            <w:rPrChange w:id="2141" w:author="Matthew Yeansoo Jeong" w:date="2026-01-20T11:13:00Z" w16du:dateUtc="2026-01-20T02:13:00Z">
              <w:rPr>
                <w:rFonts w:ascii="맑은 고딕 Semilight" w:eastAsia="맑은 고딕 Semilight" w:hAnsi="맑은 고딕 Semilight" w:cs="맑은 고딕 Semilight"/>
              </w:rPr>
            </w:rPrChange>
          </w:rPr>
          <w:t>(정책회의 또는 투자심의위원회)</w:t>
        </w:r>
      </w:ins>
      <w:r w:rsidR="00295CFE" w:rsidRPr="006971D4">
        <w:rPr>
          <w:rFonts w:ascii="맑은 고딕 Semilight" w:eastAsia="맑은 고딕 Semilight" w:hAnsi="맑은 고딕 Semilight" w:cs="맑은 고딕 Semilight"/>
          <w:b/>
          <w:bCs/>
          <w:rPrChange w:id="2142" w:author="Matthew Yeansoo Jeong" w:date="2026-01-20T11:13:00Z" w16du:dateUtc="2026-01-20T02:13:00Z">
            <w:rPr>
              <w:rFonts w:ascii="맑은 고딕 Semilight" w:eastAsia="맑은 고딕 Semilight" w:hAnsi="맑은 고딕 Semilight" w:cs="맑은 고딕 Semilight"/>
            </w:rPr>
          </w:rPrChange>
        </w:rPr>
        <w:t xml:space="preserve"> 상정대상 주요안건</w:t>
      </w:r>
    </w:p>
    <w:tbl>
      <w:tblPr>
        <w:tblStyle w:val="a6"/>
        <w:tblW w:w="0" w:type="auto"/>
        <w:tblLook w:val="04A0" w:firstRow="1" w:lastRow="0" w:firstColumn="1" w:lastColumn="0" w:noHBand="0" w:noVBand="1"/>
        <w:tblPrChange w:id="2143" w:author="Matthew Yeansoo Jeong" w:date="2026-01-20T11:15:00Z" w16du:dateUtc="2026-01-20T02:15:00Z">
          <w:tblPr>
            <w:tblStyle w:val="a6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129"/>
        <w:gridCol w:w="2552"/>
        <w:gridCol w:w="3118"/>
        <w:gridCol w:w="1695"/>
        <w:tblGridChange w:id="2144">
          <w:tblGrid>
            <w:gridCol w:w="1129"/>
            <w:gridCol w:w="994"/>
            <w:gridCol w:w="1558"/>
            <w:gridCol w:w="565"/>
            <w:gridCol w:w="2124"/>
            <w:gridCol w:w="429"/>
            <w:gridCol w:w="1695"/>
          </w:tblGrid>
        </w:tblGridChange>
      </w:tblGrid>
      <w:tr w:rsidR="00DA2224" w14:paraId="5E5134C1" w14:textId="77777777" w:rsidTr="00F93747">
        <w:tc>
          <w:tcPr>
            <w:tcW w:w="1129" w:type="dxa"/>
            <w:shd w:val="clear" w:color="auto" w:fill="BFBFBF" w:themeFill="background1" w:themeFillShade="BF"/>
            <w:tcPrChange w:id="2145" w:author="Matthew Yeansoo Jeong" w:date="2026-01-20T11:15:00Z" w16du:dateUtc="2026-01-20T02:15:00Z">
              <w:tcPr>
                <w:tcW w:w="2123" w:type="dxa"/>
                <w:gridSpan w:val="2"/>
              </w:tcPr>
            </w:tcPrChange>
          </w:tcPr>
          <w:p w14:paraId="39CCE6E2" w14:textId="29165DD0" w:rsidR="00DA2224" w:rsidRPr="00DA2224" w:rsidRDefault="00DA2224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rPrChange w:id="2146" w:author="Matthew Yeansoo Jeong" w:date="2026-01-20T11:10:00Z" w16du:dateUtc="2026-01-20T02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147" w:author="Matthew Yeansoo Jeong" w:date="2026-01-20T11:10:00Z" w16du:dateUtc="2026-01-20T02:10:00Z">
                <w:pPr>
                  <w:pStyle w:val="a5"/>
                </w:pPr>
              </w:pPrChange>
            </w:pPr>
            <w:r w:rsidRPr="00DA2224">
              <w:rPr>
                <w:rFonts w:ascii="맑은 고딕 Semilight" w:eastAsia="맑은 고딕 Semilight" w:hAnsi="맑은 고딕 Semilight" w:cs="맑은 고딕 Semilight" w:hint="eastAsia"/>
                <w:b/>
                <w:bCs/>
                <w:rPrChange w:id="2148" w:author="Matthew Yeansoo Jeong" w:date="2026-01-20T11:10:00Z" w16du:dateUtc="2026-01-20T02:10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분류</w:t>
            </w:r>
          </w:p>
        </w:tc>
        <w:tc>
          <w:tcPr>
            <w:tcW w:w="2552" w:type="dxa"/>
            <w:shd w:val="clear" w:color="auto" w:fill="BFBFBF" w:themeFill="background1" w:themeFillShade="BF"/>
            <w:tcPrChange w:id="2149" w:author="Matthew Yeansoo Jeong" w:date="2026-01-20T11:15:00Z" w16du:dateUtc="2026-01-20T02:15:00Z">
              <w:tcPr>
                <w:tcW w:w="2123" w:type="dxa"/>
                <w:gridSpan w:val="2"/>
              </w:tcPr>
            </w:tcPrChange>
          </w:tcPr>
          <w:p w14:paraId="04C24738" w14:textId="142FE787" w:rsidR="00DA2224" w:rsidRPr="00DA2224" w:rsidRDefault="00DA2224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rPrChange w:id="2150" w:author="Matthew Yeansoo Jeong" w:date="2026-01-20T11:10:00Z" w16du:dateUtc="2026-01-20T02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151" w:author="Matthew Yeansoo Jeong" w:date="2026-01-20T11:10:00Z" w16du:dateUtc="2026-01-20T02:10:00Z">
                <w:pPr>
                  <w:pStyle w:val="a5"/>
                </w:pPr>
              </w:pPrChange>
            </w:pPr>
            <w:r w:rsidRPr="00DA2224">
              <w:rPr>
                <w:rFonts w:ascii="맑은 고딕 Semilight" w:eastAsia="맑은 고딕 Semilight" w:hAnsi="맑은 고딕 Semilight" w:cs="맑은 고딕 Semilight" w:hint="eastAsia"/>
                <w:b/>
                <w:bCs/>
                <w:rPrChange w:id="2152" w:author="Matthew Yeansoo Jeong" w:date="2026-01-20T11:10:00Z" w16du:dateUtc="2026-01-20T02:10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상정안건</w:t>
            </w:r>
          </w:p>
        </w:tc>
        <w:tc>
          <w:tcPr>
            <w:tcW w:w="3118" w:type="dxa"/>
            <w:shd w:val="clear" w:color="auto" w:fill="BFBFBF" w:themeFill="background1" w:themeFillShade="BF"/>
            <w:tcPrChange w:id="2153" w:author="Matthew Yeansoo Jeong" w:date="2026-01-20T11:15:00Z" w16du:dateUtc="2026-01-20T02:15:00Z">
              <w:tcPr>
                <w:tcW w:w="2124" w:type="dxa"/>
              </w:tcPr>
            </w:tcPrChange>
          </w:tcPr>
          <w:p w14:paraId="2C32DE07" w14:textId="4C65D7D7" w:rsidR="00DA2224" w:rsidRPr="00DA2224" w:rsidRDefault="00DA2224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rPrChange w:id="2154" w:author="Matthew Yeansoo Jeong" w:date="2026-01-20T11:10:00Z" w16du:dateUtc="2026-01-20T02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155" w:author="Matthew Yeansoo Jeong" w:date="2026-01-20T11:10:00Z" w16du:dateUtc="2026-01-20T02:10:00Z">
                <w:pPr>
                  <w:pStyle w:val="a5"/>
                </w:pPr>
              </w:pPrChange>
            </w:pPr>
            <w:r w:rsidRPr="00DA2224">
              <w:rPr>
                <w:rFonts w:ascii="맑은 고딕 Semilight" w:eastAsia="맑은 고딕 Semilight" w:hAnsi="맑은 고딕 Semilight" w:cs="맑은 고딕 Semilight" w:hint="eastAsia"/>
                <w:b/>
                <w:bCs/>
                <w:rPrChange w:id="2156" w:author="Matthew Yeansoo Jeong" w:date="2026-01-20T11:10:00Z" w16du:dateUtc="2026-01-20T02:10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사유</w:t>
            </w:r>
            <w:r w:rsidRPr="00DA2224">
              <w:rPr>
                <w:rFonts w:ascii="맑은 고딕 Semilight" w:eastAsia="맑은 고딕 Semilight" w:hAnsi="맑은 고딕 Semilight" w:cs="맑은 고딕 Semilight"/>
                <w:b/>
                <w:bCs/>
                <w:rPrChange w:id="2157" w:author="Matthew Yeansoo Jeong" w:date="2026-01-20T11:10:00Z" w16du:dateUtc="2026-01-20T02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 xml:space="preserve"> 및 판단기준</w:t>
            </w:r>
          </w:p>
        </w:tc>
        <w:tc>
          <w:tcPr>
            <w:tcW w:w="1695" w:type="dxa"/>
            <w:shd w:val="clear" w:color="auto" w:fill="BFBFBF" w:themeFill="background1" w:themeFillShade="BF"/>
            <w:tcPrChange w:id="2158" w:author="Matthew Yeansoo Jeong" w:date="2026-01-20T11:15:00Z" w16du:dateUtc="2026-01-20T02:15:00Z">
              <w:tcPr>
                <w:tcW w:w="2124" w:type="dxa"/>
                <w:gridSpan w:val="2"/>
              </w:tcPr>
            </w:tcPrChange>
          </w:tcPr>
          <w:p w14:paraId="367C6C3D" w14:textId="611862A5" w:rsidR="00DA2224" w:rsidRPr="00DA2224" w:rsidRDefault="00DA2224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rPrChange w:id="2159" w:author="Matthew Yeansoo Jeong" w:date="2026-01-20T11:10:00Z" w16du:dateUtc="2026-01-20T02:10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160" w:author="Matthew Yeansoo Jeong" w:date="2026-01-20T11:10:00Z" w16du:dateUtc="2026-01-20T02:10:00Z">
                <w:pPr>
                  <w:pStyle w:val="a5"/>
                </w:pPr>
              </w:pPrChange>
            </w:pPr>
            <w:r w:rsidRPr="00DA2224">
              <w:rPr>
                <w:rFonts w:ascii="맑은 고딕 Semilight" w:eastAsia="맑은 고딕 Semilight" w:hAnsi="맑은 고딕 Semilight" w:cs="맑은 고딕 Semilight" w:hint="eastAsia"/>
                <w:b/>
                <w:bCs/>
                <w:rPrChange w:id="2161" w:author="Matthew Yeansoo Jeong" w:date="2026-01-20T11:10:00Z" w16du:dateUtc="2026-01-20T02:10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비고</w:t>
            </w:r>
          </w:p>
        </w:tc>
      </w:tr>
      <w:tr w:rsidR="00DA2224" w14:paraId="6379A550" w14:textId="77777777" w:rsidTr="00F93747">
        <w:tc>
          <w:tcPr>
            <w:tcW w:w="1129" w:type="dxa"/>
            <w:tcPrChange w:id="2162" w:author="Matthew Yeansoo Jeong" w:date="2026-01-20T11:15:00Z" w16du:dateUtc="2026-01-20T02:15:00Z">
              <w:tcPr>
                <w:tcW w:w="2123" w:type="dxa"/>
                <w:gridSpan w:val="2"/>
              </w:tcPr>
            </w:tcPrChange>
          </w:tcPr>
          <w:p w14:paraId="6C61ACB9" w14:textId="19D9893A" w:rsidR="00DA2224" w:rsidRDefault="00DA2224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r>
              <w:rPr>
                <w:rFonts w:ascii="맑은 고딕 Semilight" w:eastAsia="맑은 고딕 Semilight" w:hAnsi="맑은 고딕 Semilight" w:cs="맑은 고딕 Semilight" w:hint="eastAsia"/>
              </w:rPr>
              <w:t>유동성</w:t>
            </w:r>
          </w:p>
        </w:tc>
        <w:tc>
          <w:tcPr>
            <w:tcW w:w="2552" w:type="dxa"/>
            <w:tcPrChange w:id="2163" w:author="Matthew Yeansoo Jeong" w:date="2026-01-20T11:15:00Z" w16du:dateUtc="2026-01-20T02:15:00Z">
              <w:tcPr>
                <w:tcW w:w="2123" w:type="dxa"/>
                <w:gridSpan w:val="2"/>
              </w:tcPr>
            </w:tcPrChange>
          </w:tcPr>
          <w:p w14:paraId="0B4B9E02" w14:textId="77777777" w:rsidR="00F93747" w:rsidRDefault="00D55349" w:rsidP="00295CFE">
            <w:pPr>
              <w:pStyle w:val="a5"/>
              <w:rPr>
                <w:ins w:id="2164" w:author="Matthew Yeansoo Jeong" w:date="2026-01-20T11:15:00Z" w16du:dateUtc="2026-01-20T02:15:00Z"/>
                <w:rFonts w:ascii="맑은 고딕 Semilight" w:eastAsia="맑은 고딕 Semilight" w:hAnsi="맑은 고딕 Semilight" w:cs="맑은 고딕 Semilight"/>
              </w:rPr>
            </w:pPr>
            <w:r w:rsidRPr="00D55349">
              <w:rPr>
                <w:rFonts w:ascii="맑은 고딕 Semilight" w:eastAsia="맑은 고딕 Semilight" w:hAnsi="맑은 고딕 Semilight" w:cs="맑은 고딕 Semilight"/>
              </w:rPr>
              <w:t>최소 유동성 한도</w:t>
            </w:r>
          </w:p>
          <w:p w14:paraId="7A2C2286" w14:textId="1DCE381E" w:rsidR="00DA2224" w:rsidRDefault="00D55349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r w:rsidRPr="00D55349">
              <w:rPr>
                <w:rFonts w:ascii="맑은 고딕 Semilight" w:eastAsia="맑은 고딕 Semilight" w:hAnsi="맑은 고딕 Semilight" w:cs="맑은 고딕 Semilight"/>
              </w:rPr>
              <w:t>(Min-Cash)의 하향 조정</w:t>
            </w:r>
          </w:p>
        </w:tc>
        <w:tc>
          <w:tcPr>
            <w:tcW w:w="3118" w:type="dxa"/>
            <w:tcPrChange w:id="2165" w:author="Matthew Yeansoo Jeong" w:date="2026-01-20T11:15:00Z" w16du:dateUtc="2026-01-20T02:15:00Z">
              <w:tcPr>
                <w:tcW w:w="2124" w:type="dxa"/>
              </w:tcPr>
            </w:tcPrChange>
          </w:tcPr>
          <w:p w14:paraId="0A356F7C" w14:textId="484099D4" w:rsidR="00DA2224" w:rsidRDefault="00F93747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ins w:id="2166" w:author="Matthew Yeansoo Jeong" w:date="2026-01-20T11:16:00Z" w16du:dateUtc="2026-01-20T02:16:00Z">
              <w:r>
                <w:rPr>
                  <w:rFonts w:ascii="맑은 고딕 Semilight" w:eastAsia="맑은 고딕 Semilight" w:hAnsi="맑은 고딕 Semilight" w:cs="맑은 고딕 Semilight" w:hint="eastAsia"/>
                </w:rPr>
                <w:t>▶</w:t>
              </w:r>
            </w:ins>
            <w:r w:rsidR="00D55349" w:rsidRPr="00D55349">
              <w:rPr>
                <w:rFonts w:ascii="맑은 고딕 Semilight" w:eastAsia="맑은 고딕 Semilight" w:hAnsi="맑은 고딕 Semilight" w:cs="맑은 고딕 Semilight"/>
              </w:rPr>
              <w:t>시장 악화나 대규모 투자로 인해 정책회의에서 정한 최소 현금 보유량을 장기적으로 유지하기 어려울 때</w:t>
            </w:r>
          </w:p>
        </w:tc>
        <w:tc>
          <w:tcPr>
            <w:tcW w:w="1695" w:type="dxa"/>
            <w:tcPrChange w:id="2167" w:author="Matthew Yeansoo Jeong" w:date="2026-01-20T11:15:00Z" w16du:dateUtc="2026-01-20T02:15:00Z">
              <w:tcPr>
                <w:tcW w:w="2124" w:type="dxa"/>
                <w:gridSpan w:val="2"/>
              </w:tcPr>
            </w:tcPrChange>
          </w:tcPr>
          <w:p w14:paraId="3F02A4D0" w14:textId="77777777" w:rsidR="00DA2224" w:rsidRDefault="00DA2224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</w:p>
        </w:tc>
      </w:tr>
      <w:tr w:rsidR="00DA2224" w14:paraId="241C2B7C" w14:textId="77777777" w:rsidTr="00F93747">
        <w:tc>
          <w:tcPr>
            <w:tcW w:w="1129" w:type="dxa"/>
            <w:tcPrChange w:id="2168" w:author="Matthew Yeansoo Jeong" w:date="2026-01-20T11:15:00Z" w16du:dateUtc="2026-01-20T02:15:00Z">
              <w:tcPr>
                <w:tcW w:w="2123" w:type="dxa"/>
                <w:gridSpan w:val="2"/>
              </w:tcPr>
            </w:tcPrChange>
          </w:tcPr>
          <w:p w14:paraId="4CC7E187" w14:textId="0E8D0001" w:rsidR="00DA2224" w:rsidRDefault="00D55349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r w:rsidRPr="00D55349">
              <w:rPr>
                <w:rFonts w:ascii="맑은 고딕 Semilight" w:eastAsia="맑은 고딕 Semilight" w:hAnsi="맑은 고딕 Semilight" w:cs="맑은 고딕 Semilight"/>
              </w:rPr>
              <w:t>외환(FX)</w:t>
            </w:r>
          </w:p>
        </w:tc>
        <w:tc>
          <w:tcPr>
            <w:tcW w:w="2552" w:type="dxa"/>
            <w:tcPrChange w:id="2169" w:author="Matthew Yeansoo Jeong" w:date="2026-01-20T11:15:00Z" w16du:dateUtc="2026-01-20T02:15:00Z">
              <w:tcPr>
                <w:tcW w:w="2123" w:type="dxa"/>
                <w:gridSpan w:val="2"/>
              </w:tcPr>
            </w:tcPrChange>
          </w:tcPr>
          <w:p w14:paraId="2B23CE5D" w14:textId="30FB3CBA" w:rsidR="00DA2224" w:rsidRDefault="00D55349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r w:rsidRPr="00D55349">
              <w:rPr>
                <w:rFonts w:ascii="맑은 고딕 Semilight" w:eastAsia="맑은 고딕 Semilight" w:hAnsi="맑은 고딕 Semilight" w:cs="맑은 고딕 Semilight"/>
              </w:rPr>
              <w:t>허용 헷지 범위(Range)의 이탈 및 전략 변경</w:t>
            </w:r>
          </w:p>
        </w:tc>
        <w:tc>
          <w:tcPr>
            <w:tcW w:w="3118" w:type="dxa"/>
            <w:tcPrChange w:id="2170" w:author="Matthew Yeansoo Jeong" w:date="2026-01-20T11:15:00Z" w16du:dateUtc="2026-01-20T02:15:00Z">
              <w:tcPr>
                <w:tcW w:w="2124" w:type="dxa"/>
              </w:tcPr>
            </w:tcPrChange>
          </w:tcPr>
          <w:p w14:paraId="17B082DB" w14:textId="715A30A1" w:rsidR="00DA2224" w:rsidRDefault="00F93747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ins w:id="2171" w:author="Matthew Yeansoo Jeong" w:date="2026-01-20T11:16:00Z" w16du:dateUtc="2026-01-20T02:16:00Z">
              <w:r>
                <w:rPr>
                  <w:rFonts w:ascii="맑은 고딕 Semilight" w:eastAsia="맑은 고딕 Semilight" w:hAnsi="맑은 고딕 Semilight" w:cs="맑은 고딕 Semilight" w:hint="eastAsia"/>
                </w:rPr>
                <w:t>▶</w:t>
              </w:r>
            </w:ins>
            <w:r w:rsidR="00D55349" w:rsidRPr="00D55349">
              <w:rPr>
                <w:rFonts w:ascii="맑은 고딕 Semilight" w:eastAsia="맑은 고딕 Semilight" w:hAnsi="맑은 고딕 Semilight" w:cs="맑은 고딕 Semilight"/>
              </w:rPr>
              <w:t>급격한 환율 변동으로 인해 정책회의가 정한 헷지 범위(예: 50~90%)를 벗어난 대응이 필요하거나, 새로운 파생상품 도입이 필요할 때</w:t>
            </w:r>
          </w:p>
        </w:tc>
        <w:tc>
          <w:tcPr>
            <w:tcW w:w="1695" w:type="dxa"/>
            <w:tcPrChange w:id="2172" w:author="Matthew Yeansoo Jeong" w:date="2026-01-20T11:15:00Z" w16du:dateUtc="2026-01-20T02:15:00Z">
              <w:tcPr>
                <w:tcW w:w="2124" w:type="dxa"/>
                <w:gridSpan w:val="2"/>
              </w:tcPr>
            </w:tcPrChange>
          </w:tcPr>
          <w:p w14:paraId="6998C075" w14:textId="77777777" w:rsidR="00DA2224" w:rsidRDefault="00DA2224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</w:p>
        </w:tc>
      </w:tr>
      <w:tr w:rsidR="00DA2224" w14:paraId="252C4310" w14:textId="77777777" w:rsidTr="00F93747">
        <w:tc>
          <w:tcPr>
            <w:tcW w:w="1129" w:type="dxa"/>
            <w:tcPrChange w:id="2173" w:author="Matthew Yeansoo Jeong" w:date="2026-01-20T11:15:00Z" w16du:dateUtc="2026-01-20T02:15:00Z">
              <w:tcPr>
                <w:tcW w:w="2123" w:type="dxa"/>
                <w:gridSpan w:val="2"/>
              </w:tcPr>
            </w:tcPrChange>
          </w:tcPr>
          <w:p w14:paraId="67BD0BDC" w14:textId="23F8E644" w:rsidR="00DA2224" w:rsidRDefault="00387F5A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r w:rsidRPr="00387F5A">
              <w:rPr>
                <w:rFonts w:ascii="맑은 고딕 Semilight" w:eastAsia="맑은 고딕 Semilight" w:hAnsi="맑은 고딕 Semilight" w:cs="맑은 고딕 Semilight"/>
              </w:rPr>
              <w:t>신용 위험</w:t>
            </w:r>
          </w:p>
        </w:tc>
        <w:tc>
          <w:tcPr>
            <w:tcW w:w="2552" w:type="dxa"/>
            <w:tcPrChange w:id="2174" w:author="Matthew Yeansoo Jeong" w:date="2026-01-20T11:15:00Z" w16du:dateUtc="2026-01-20T02:15:00Z">
              <w:tcPr>
                <w:tcW w:w="2123" w:type="dxa"/>
                <w:gridSpan w:val="2"/>
              </w:tcPr>
            </w:tcPrChange>
          </w:tcPr>
          <w:p w14:paraId="15904A26" w14:textId="77777777" w:rsidR="00F93747" w:rsidRDefault="00387F5A" w:rsidP="00295CFE">
            <w:pPr>
              <w:pStyle w:val="a5"/>
              <w:rPr>
                <w:ins w:id="2175" w:author="Matthew Yeansoo Jeong" w:date="2026-01-20T11:15:00Z" w16du:dateUtc="2026-01-20T02:15:00Z"/>
                <w:rFonts w:ascii="맑은 고딕 Semilight" w:eastAsia="맑은 고딕 Semilight" w:hAnsi="맑은 고딕 Semilight" w:cs="맑은 고딕 Semilight"/>
              </w:rPr>
            </w:pPr>
            <w:r w:rsidRPr="00387F5A">
              <w:rPr>
                <w:rFonts w:ascii="맑은 고딕 Semilight" w:eastAsia="맑은 고딕 Semilight" w:hAnsi="맑은 고딕 Semilight" w:cs="맑은 고딕 Semilight"/>
              </w:rPr>
              <w:t xml:space="preserve">주요 거래 금융기관의 </w:t>
            </w:r>
          </w:p>
          <w:p w14:paraId="5A7CF2A1" w14:textId="1306EEDE" w:rsidR="00DA2224" w:rsidRDefault="00387F5A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r w:rsidRPr="00387F5A">
              <w:rPr>
                <w:rFonts w:ascii="맑은 고딕 Semilight" w:eastAsia="맑은 고딕 Semilight" w:hAnsi="맑은 고딕 Semilight" w:cs="맑은 고딕 Semilight"/>
              </w:rPr>
              <w:t>신용 등급 하락</w:t>
            </w:r>
          </w:p>
        </w:tc>
        <w:tc>
          <w:tcPr>
            <w:tcW w:w="3118" w:type="dxa"/>
            <w:tcPrChange w:id="2176" w:author="Matthew Yeansoo Jeong" w:date="2026-01-20T11:15:00Z" w16du:dateUtc="2026-01-20T02:15:00Z">
              <w:tcPr>
                <w:tcW w:w="2124" w:type="dxa"/>
              </w:tcPr>
            </w:tcPrChange>
          </w:tcPr>
          <w:p w14:paraId="0674E00F" w14:textId="2C088FCB" w:rsidR="00DA2224" w:rsidRDefault="00F93747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ins w:id="2177" w:author="Matthew Yeansoo Jeong" w:date="2026-01-20T11:16:00Z" w16du:dateUtc="2026-01-20T02:16:00Z">
              <w:r>
                <w:rPr>
                  <w:rFonts w:ascii="맑은 고딕 Semilight" w:eastAsia="맑은 고딕 Semilight" w:hAnsi="맑은 고딕 Semilight" w:cs="맑은 고딕 Semilight" w:hint="eastAsia"/>
                </w:rPr>
                <w:t>▶</w:t>
              </w:r>
            </w:ins>
            <w:r w:rsidR="00387F5A" w:rsidRPr="00387F5A">
              <w:rPr>
                <w:rFonts w:ascii="맑은 고딕 Semilight" w:eastAsia="맑은 고딕 Semilight" w:hAnsi="맑은 고딕 Semilight" w:cs="맑은 고딕 Semilight"/>
              </w:rPr>
              <w:t>그룹 내 핵심 거래 은행의 부도 위험이나 신용 등급 강등으로 인해 예치 한도(30% 등)를 긴급히 재배정해야 할 때</w:t>
            </w:r>
          </w:p>
        </w:tc>
        <w:tc>
          <w:tcPr>
            <w:tcW w:w="1695" w:type="dxa"/>
            <w:tcPrChange w:id="2178" w:author="Matthew Yeansoo Jeong" w:date="2026-01-20T11:15:00Z" w16du:dateUtc="2026-01-20T02:15:00Z">
              <w:tcPr>
                <w:tcW w:w="2124" w:type="dxa"/>
                <w:gridSpan w:val="2"/>
              </w:tcPr>
            </w:tcPrChange>
          </w:tcPr>
          <w:p w14:paraId="4CC4638F" w14:textId="77777777" w:rsidR="00DA2224" w:rsidRDefault="00DA2224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</w:p>
        </w:tc>
      </w:tr>
      <w:tr w:rsidR="00DA2224" w14:paraId="5B7F53AE" w14:textId="77777777" w:rsidTr="00F93747">
        <w:tc>
          <w:tcPr>
            <w:tcW w:w="1129" w:type="dxa"/>
            <w:tcPrChange w:id="2179" w:author="Matthew Yeansoo Jeong" w:date="2026-01-20T11:15:00Z" w16du:dateUtc="2026-01-20T02:15:00Z">
              <w:tcPr>
                <w:tcW w:w="2123" w:type="dxa"/>
                <w:gridSpan w:val="2"/>
              </w:tcPr>
            </w:tcPrChange>
          </w:tcPr>
          <w:p w14:paraId="2E1575AF" w14:textId="3F0456B9" w:rsidR="00DA2224" w:rsidRDefault="00387F5A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ins w:id="2180" w:author="Matthew Yeansoo Jeong" w:date="2026-01-20T11:12:00Z">
              <w:r w:rsidRPr="00387F5A">
                <w:rPr>
                  <w:rFonts w:ascii="맑은 고딕 Semilight" w:eastAsia="맑은 고딕 Semilight" w:hAnsi="맑은 고딕 Semilight" w:cs="맑은 고딕 Semilight"/>
                </w:rPr>
                <w:t>거버넌스</w:t>
              </w:r>
            </w:ins>
          </w:p>
        </w:tc>
        <w:tc>
          <w:tcPr>
            <w:tcW w:w="2552" w:type="dxa"/>
            <w:tcPrChange w:id="2181" w:author="Matthew Yeansoo Jeong" w:date="2026-01-20T11:15:00Z" w16du:dateUtc="2026-01-20T02:15:00Z">
              <w:tcPr>
                <w:tcW w:w="2123" w:type="dxa"/>
                <w:gridSpan w:val="2"/>
              </w:tcPr>
            </w:tcPrChange>
          </w:tcPr>
          <w:p w14:paraId="08508F3F" w14:textId="26053197" w:rsidR="00DA2224" w:rsidRDefault="00387F5A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ins w:id="2182" w:author="Matthew Yeansoo Jeong" w:date="2026-01-20T11:12:00Z">
              <w:r w:rsidRPr="00387F5A">
                <w:rPr>
                  <w:rFonts w:ascii="맑은 고딕 Semilight" w:eastAsia="맑은 고딕 Semilight" w:hAnsi="맑은 고딕 Semilight" w:cs="맑은 고딕 Semilight"/>
                </w:rPr>
                <w:t>그룹 구조 변화에 따른 자금 정책 재수립</w:t>
              </w:r>
            </w:ins>
          </w:p>
        </w:tc>
        <w:tc>
          <w:tcPr>
            <w:tcW w:w="3118" w:type="dxa"/>
            <w:tcPrChange w:id="2183" w:author="Matthew Yeansoo Jeong" w:date="2026-01-20T11:15:00Z" w16du:dateUtc="2026-01-20T02:15:00Z">
              <w:tcPr>
                <w:tcW w:w="2124" w:type="dxa"/>
              </w:tcPr>
            </w:tcPrChange>
          </w:tcPr>
          <w:p w14:paraId="1594211B" w14:textId="5F812999" w:rsidR="00DA2224" w:rsidRDefault="00F93747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ins w:id="2184" w:author="Matthew Yeansoo Jeong" w:date="2026-01-20T11:16:00Z" w16du:dateUtc="2026-01-20T02:16:00Z">
              <w:r>
                <w:rPr>
                  <w:rFonts w:ascii="맑은 고딕 Semilight" w:eastAsia="맑은 고딕 Semilight" w:hAnsi="맑은 고딕 Semilight" w:cs="맑은 고딕 Semilight" w:hint="eastAsia"/>
                </w:rPr>
                <w:t>▶</w:t>
              </w:r>
            </w:ins>
            <w:ins w:id="2185" w:author="Matthew Yeansoo Jeong" w:date="2026-01-20T11:12:00Z">
              <w:r w:rsidR="006971D4" w:rsidRPr="006971D4">
                <w:rPr>
                  <w:rFonts w:ascii="맑은 고딕 Semilight" w:eastAsia="맑은 고딕 Semilight" w:hAnsi="맑은 고딕 Semilight" w:cs="맑은 고딕 Semilight"/>
                </w:rPr>
                <w:t>계열사 신설, M&amp;A,</w:t>
              </w:r>
            </w:ins>
            <w:ins w:id="2186" w:author="Matthew Yeansoo Jeong" w:date="2026-01-20T11:12:00Z" w16du:dateUtc="2026-01-20T02:12:00Z">
              <w:r w:rsidR="006971D4">
                <w:rPr>
                  <w:rFonts w:ascii="맑은 고딕 Semilight" w:eastAsia="맑은 고딕 Semilight" w:hAnsi="맑은 고딕 Semilight" w:cs="맑은 고딕 Semilight" w:hint="eastAsia"/>
                </w:rPr>
                <w:t xml:space="preserve"> 지배구조 변경</w:t>
              </w:r>
            </w:ins>
            <w:ins w:id="2187" w:author="Matthew Yeansoo Jeong" w:date="2026-01-20T11:12:00Z">
              <w:r w:rsidR="006971D4" w:rsidRPr="006971D4">
                <w:rPr>
                  <w:rFonts w:ascii="맑은 고딕 Semilight" w:eastAsia="맑은 고딕 Semilight" w:hAnsi="맑은 고딕 Semilight" w:cs="맑은 고딕 Semilight"/>
                </w:rPr>
                <w:t xml:space="preserve"> 혹은 특정 계열사의 상장 폐지/매각 등으로 인해 그룹 통합 자금 관리 체계의 수정이 필요할 때</w:t>
              </w:r>
            </w:ins>
          </w:p>
        </w:tc>
        <w:tc>
          <w:tcPr>
            <w:tcW w:w="1695" w:type="dxa"/>
            <w:tcPrChange w:id="2188" w:author="Matthew Yeansoo Jeong" w:date="2026-01-20T11:15:00Z" w16du:dateUtc="2026-01-20T02:15:00Z">
              <w:tcPr>
                <w:tcW w:w="2124" w:type="dxa"/>
                <w:gridSpan w:val="2"/>
              </w:tcPr>
            </w:tcPrChange>
          </w:tcPr>
          <w:p w14:paraId="678009A7" w14:textId="77777777" w:rsidR="000C1CF9" w:rsidRDefault="006971D4" w:rsidP="00295CFE">
            <w:pPr>
              <w:pStyle w:val="a5"/>
              <w:rPr>
                <w:ins w:id="2189" w:author="Matthew Yeansoo Jeong" w:date="2026-01-20T11:14:00Z" w16du:dateUtc="2026-01-20T02:14:00Z"/>
                <w:rFonts w:ascii="맑은 고딕 Semilight" w:eastAsia="맑은 고딕 Semilight" w:hAnsi="맑은 고딕 Semilight" w:cs="맑은 고딕 Semilight"/>
              </w:rPr>
            </w:pPr>
            <w:ins w:id="2190" w:author="Matthew Yeansoo Jeong" w:date="2026-01-20T11:12:00Z" w16du:dateUtc="2026-01-20T02:12:00Z">
              <w:r>
                <w:rPr>
                  <w:rFonts w:ascii="맑은 고딕 Semilight" w:eastAsia="맑은 고딕 Semilight" w:hAnsi="맑은 고딕 Semilight" w:cs="맑은 고딕 Semilight" w:hint="eastAsia"/>
                </w:rPr>
                <w:t xml:space="preserve">투자심의위원회 </w:t>
              </w:r>
            </w:ins>
          </w:p>
          <w:p w14:paraId="6EC6CBA4" w14:textId="58FFC6F2" w:rsidR="00DA2224" w:rsidRDefault="006971D4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ins w:id="2191" w:author="Matthew Yeansoo Jeong" w:date="2026-01-20T11:12:00Z" w16du:dateUtc="2026-01-20T02:12:00Z">
              <w:r>
                <w:rPr>
                  <w:rFonts w:ascii="맑은 고딕 Semilight" w:eastAsia="맑은 고딕 Semilight" w:hAnsi="맑은 고딕 Semilight" w:cs="맑은 고딕 Semilight" w:hint="eastAsia"/>
                </w:rPr>
                <w:t>부의</w:t>
              </w:r>
            </w:ins>
            <w:ins w:id="2192" w:author="Matthew Yeansoo Jeong" w:date="2026-01-20T11:14:00Z" w16du:dateUtc="2026-01-20T02:14:00Z">
              <w:r w:rsidR="000C1CF9">
                <w:rPr>
                  <w:rFonts w:ascii="맑은 고딕 Semilight" w:eastAsia="맑은 고딕 Semilight" w:hAnsi="맑은 고딕 Semilight" w:cs="맑은 고딕 Semilight" w:hint="eastAsia"/>
                </w:rPr>
                <w:t>사안</w:t>
              </w:r>
            </w:ins>
          </w:p>
        </w:tc>
      </w:tr>
      <w:tr w:rsidR="00387F5A" w14:paraId="397BA243" w14:textId="77777777" w:rsidTr="00F93747">
        <w:tc>
          <w:tcPr>
            <w:tcW w:w="1129" w:type="dxa"/>
            <w:tcPrChange w:id="2193" w:author="Matthew Yeansoo Jeong" w:date="2026-01-20T11:15:00Z" w16du:dateUtc="2026-01-20T02:15:00Z">
              <w:tcPr>
                <w:tcW w:w="2123" w:type="dxa"/>
                <w:gridSpan w:val="2"/>
              </w:tcPr>
            </w:tcPrChange>
          </w:tcPr>
          <w:p w14:paraId="59487A5E" w14:textId="770A28F3" w:rsidR="00387F5A" w:rsidRPr="000C1CF9" w:rsidRDefault="007D5378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r w:rsidRPr="007D5378">
              <w:rPr>
                <w:rFonts w:ascii="맑은 고딕 Semilight" w:eastAsia="맑은 고딕 Semilight" w:hAnsi="맑은 고딕 Semilight" w:cs="맑은 고딕 Semilight"/>
              </w:rPr>
              <w:t>운용 상품</w:t>
            </w:r>
          </w:p>
        </w:tc>
        <w:tc>
          <w:tcPr>
            <w:tcW w:w="2552" w:type="dxa"/>
            <w:tcPrChange w:id="2194" w:author="Matthew Yeansoo Jeong" w:date="2026-01-20T11:15:00Z" w16du:dateUtc="2026-01-20T02:15:00Z">
              <w:tcPr>
                <w:tcW w:w="2123" w:type="dxa"/>
                <w:gridSpan w:val="2"/>
              </w:tcPr>
            </w:tcPrChange>
          </w:tcPr>
          <w:p w14:paraId="3E70B792" w14:textId="77777777" w:rsidR="00F93747" w:rsidRDefault="007D5378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r w:rsidRPr="007D5378">
              <w:rPr>
                <w:rFonts w:ascii="맑은 고딕 Semilight" w:eastAsia="맑은 고딕 Semilight" w:hAnsi="맑은 고딕 Semilight" w:cs="맑은 고딕 Semilight"/>
              </w:rPr>
              <w:t>신규 고위험 자산</w:t>
            </w:r>
          </w:p>
          <w:p w14:paraId="4C8B5578" w14:textId="4DF155AD" w:rsidR="00387F5A" w:rsidRDefault="007D5378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r w:rsidRPr="007D5378">
              <w:rPr>
                <w:rFonts w:ascii="맑은 고딕 Semilight" w:eastAsia="맑은 고딕 Semilight" w:hAnsi="맑은 고딕 Semilight" w:cs="맑은 고딕 Semilight"/>
              </w:rPr>
              <w:t>(대체투자 등) 편입 검토</w:t>
            </w:r>
          </w:p>
        </w:tc>
        <w:tc>
          <w:tcPr>
            <w:tcW w:w="3118" w:type="dxa"/>
            <w:tcPrChange w:id="2195" w:author="Matthew Yeansoo Jeong" w:date="2026-01-20T11:15:00Z" w16du:dateUtc="2026-01-20T02:15:00Z">
              <w:tcPr>
                <w:tcW w:w="2124" w:type="dxa"/>
              </w:tcPr>
            </w:tcPrChange>
          </w:tcPr>
          <w:p w14:paraId="185AB6F6" w14:textId="7925BE07" w:rsidR="00387F5A" w:rsidRDefault="00F93747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  <w:r>
              <w:rPr>
                <w:rFonts w:ascii="맑은 고딕 Semilight" w:eastAsia="맑은 고딕 Semilight" w:hAnsi="맑은 고딕 Semilight" w:cs="맑은 고딕 Semilight" w:hint="eastAsia"/>
              </w:rPr>
              <w:t>▶</w:t>
            </w:r>
            <w:del w:id="2196" w:author="Matthew Yeansoo Jeong" w:date="2026-01-20T14:09:00Z" w16du:dateUtc="2026-01-20T05:09:00Z">
              <w:r w:rsidDel="006A77FC">
                <w:rPr>
                  <w:rFonts w:ascii="맑은 고딕 Semilight" w:eastAsia="맑은 고딕 Semilight" w:hAnsi="맑은 고딕 Semilight" w:cs="맑은 고딕 Semilight" w:hint="eastAsia"/>
                </w:rPr>
                <w:delText xml:space="preserve"> </w:delText>
              </w:r>
            </w:del>
            <w:r w:rsidR="007D5378" w:rsidRPr="007D5378">
              <w:rPr>
                <w:rFonts w:ascii="맑은 고딕 Semilight" w:eastAsia="맑은 고딕 Semilight" w:hAnsi="맑은 고딕 Semilight" w:cs="맑은 고딕 Semilight"/>
              </w:rPr>
              <w:t>기존 승인된 안전 자산 리스트 외에 수익성 제고를 위해 원금 손실 가능성이 있는 상품을 운용 대상에 추가하고자 할 때</w:t>
            </w:r>
          </w:p>
        </w:tc>
        <w:tc>
          <w:tcPr>
            <w:tcW w:w="1695" w:type="dxa"/>
            <w:tcPrChange w:id="2197" w:author="Matthew Yeansoo Jeong" w:date="2026-01-20T11:15:00Z" w16du:dateUtc="2026-01-20T02:15:00Z">
              <w:tcPr>
                <w:tcW w:w="2124" w:type="dxa"/>
                <w:gridSpan w:val="2"/>
              </w:tcPr>
            </w:tcPrChange>
          </w:tcPr>
          <w:p w14:paraId="6B29B117" w14:textId="77777777" w:rsidR="00387F5A" w:rsidRDefault="00387F5A" w:rsidP="00295CFE">
            <w:pPr>
              <w:pStyle w:val="a5"/>
              <w:rPr>
                <w:rFonts w:ascii="맑은 고딕 Semilight" w:eastAsia="맑은 고딕 Semilight" w:hAnsi="맑은 고딕 Semilight" w:cs="맑은 고딕 Semilight"/>
              </w:rPr>
            </w:pPr>
          </w:p>
        </w:tc>
      </w:tr>
    </w:tbl>
    <w:p w14:paraId="37E779EE" w14:textId="40BCDCC6" w:rsidR="006F71E9" w:rsidRDefault="006F71E9" w:rsidP="00295CFE">
      <w:pPr>
        <w:pStyle w:val="a5"/>
        <w:rPr>
          <w:rFonts w:ascii="맑은 고딕 Semilight" w:eastAsia="맑은 고딕 Semilight" w:hAnsi="맑은 고딕 Semilight" w:cs="맑은 고딕 Semilight"/>
        </w:rPr>
      </w:pPr>
    </w:p>
    <w:p w14:paraId="286E804E" w14:textId="77777777" w:rsidR="006F71E9" w:rsidRDefault="006F71E9">
      <w:pPr>
        <w:widowControl/>
        <w:wordWrap/>
        <w:autoSpaceDE/>
        <w:autoSpaceDN/>
        <w:jc w:val="left"/>
        <w:rPr>
          <w:rFonts w:ascii="맑은 고딕 Semilight" w:eastAsia="맑은 고딕 Semilight" w:hAnsi="맑은 고딕 Semilight" w:cs="맑은 고딕 Semilight"/>
          <w:color w:val="000000"/>
          <w:kern w:val="0"/>
          <w:szCs w:val="20"/>
        </w:rPr>
      </w:pPr>
      <w:r>
        <w:rPr>
          <w:rFonts w:ascii="맑은 고딕 Semilight" w:eastAsia="맑은 고딕 Semilight" w:hAnsi="맑은 고딕 Semilight" w:cs="맑은 고딕 Semilight"/>
        </w:rPr>
        <w:br w:type="page"/>
      </w:r>
    </w:p>
    <w:p w14:paraId="1FA9FEA8" w14:textId="01B38DFC" w:rsidR="006F71E9" w:rsidRDefault="006F71E9" w:rsidP="006F71E9">
      <w:pPr>
        <w:pStyle w:val="a5"/>
        <w:rPr>
          <w:rFonts w:ascii="맑은 고딕 Semilight" w:eastAsia="맑은 고딕 Semilight" w:hAnsi="맑은 고딕 Semilight" w:cs="맑은 고딕 Semilight"/>
          <w:b/>
          <w:bCs/>
          <w:sz w:val="22"/>
          <w:szCs w:val="22"/>
        </w:rPr>
      </w:pPr>
      <w:r w:rsidRPr="00B42DE8">
        <w:rPr>
          <w:rFonts w:ascii="맑은 고딕 Semilight" w:eastAsia="맑은 고딕 Semilight" w:hAnsi="맑은 고딕 Semilight" w:cs="맑은 고딕 Semilight" w:hint="eastAsia"/>
          <w:b/>
          <w:bCs/>
          <w:sz w:val="22"/>
          <w:szCs w:val="22"/>
        </w:rPr>
        <w:lastRenderedPageBreak/>
        <w:t>별지</w:t>
      </w:r>
      <w:r>
        <w:rPr>
          <w:rFonts w:ascii="맑은 고딕 Semilight" w:eastAsia="맑은 고딕 Semilight" w:hAnsi="맑은 고딕 Semilight" w:cs="맑은 고딕 Semilight" w:hint="eastAsia"/>
          <w:b/>
          <w:bCs/>
          <w:sz w:val="22"/>
          <w:szCs w:val="22"/>
        </w:rPr>
        <w:t>2</w:t>
      </w:r>
      <w:r w:rsidRPr="00B42DE8">
        <w:rPr>
          <w:rFonts w:ascii="맑은 고딕 Semilight" w:eastAsia="맑은 고딕 Semilight" w:hAnsi="맑은 고딕 Semilight" w:cs="맑은 고딕 Semilight" w:hint="eastAsia"/>
          <w:b/>
          <w:bCs/>
          <w:sz w:val="22"/>
          <w:szCs w:val="22"/>
        </w:rPr>
        <w:t xml:space="preserve">. </w:t>
      </w:r>
      <w:r>
        <w:rPr>
          <w:rFonts w:ascii="맑은 고딕 Semilight" w:eastAsia="맑은 고딕 Semilight" w:hAnsi="맑은 고딕 Semilight" w:cs="맑은 고딕 Semilight" w:hint="eastAsia"/>
          <w:b/>
          <w:bCs/>
          <w:sz w:val="22"/>
          <w:szCs w:val="22"/>
        </w:rPr>
        <w:t>자금운용 상품 가입 적정성 체크리스트</w:t>
      </w:r>
    </w:p>
    <w:p w14:paraId="5C50B736" w14:textId="01C2E59C" w:rsidR="006F71E9" w:rsidRPr="00C766BF" w:rsidRDefault="006F71E9" w:rsidP="006F71E9">
      <w:pPr>
        <w:pStyle w:val="a5"/>
        <w:rPr>
          <w:rFonts w:ascii="맑은 고딕 Semilight" w:eastAsia="맑은 고딕 Semilight" w:hAnsi="맑은 고딕 Semilight" w:cs="맑은 고딕 Semilight"/>
          <w:b/>
          <w:bCs/>
          <w:rPrChange w:id="2198" w:author="Matthew Yeansoo Jeong" w:date="2026-01-20T11:36:00Z" w16du:dateUtc="2026-01-20T02:36:00Z">
            <w:rPr>
              <w:rFonts w:ascii="맑은 고딕 Semilight" w:eastAsia="맑은 고딕 Semilight" w:hAnsi="맑은 고딕 Semilight" w:cs="맑은 고딕 Semilight"/>
              <w:b/>
              <w:bCs/>
              <w:sz w:val="22"/>
              <w:szCs w:val="22"/>
            </w:rPr>
          </w:rPrChange>
        </w:rPr>
      </w:pPr>
      <w:r w:rsidRPr="00C766BF">
        <w:rPr>
          <w:rFonts w:ascii="맑은 고딕 Semilight" w:eastAsia="맑은 고딕 Semilight" w:hAnsi="맑은 고딕 Semilight" w:cs="맑은 고딕 Semilight"/>
          <w:b/>
          <w:bCs/>
          <w:rPrChange w:id="2199" w:author="Matthew Yeansoo Jeong" w:date="2026-01-20T11:36:00Z" w16du:dateUtc="2026-01-20T02:36:00Z">
            <w:rPr>
              <w:rFonts w:ascii="맑은 고딕 Semilight" w:eastAsia="맑은 고딕 Semilight" w:hAnsi="맑은 고딕 Semilight" w:cs="맑은 고딕 Semilight"/>
              <w:b/>
              <w:bCs/>
              <w:sz w:val="22"/>
              <w:szCs w:val="22"/>
            </w:rPr>
          </w:rPrChange>
        </w:rPr>
        <w:t>1. 필수 충족 항목</w:t>
      </w:r>
    </w:p>
    <w:p w14:paraId="07EF0760" w14:textId="6E99A74D" w:rsidR="006F71E9" w:rsidRPr="006F71E9" w:rsidRDefault="006F71E9" w:rsidP="006F71E9">
      <w:pPr>
        <w:pStyle w:val="a5"/>
        <w:rPr>
          <w:rFonts w:ascii="맑은 고딕 Semilight" w:eastAsia="맑은 고딕 Semilight" w:hAnsi="맑은 고딕 Semilight" w:cs="맑은 고딕 Semilight"/>
          <w:sz w:val="18"/>
          <w:szCs w:val="18"/>
          <w:rPrChange w:id="2200" w:author="Matthew Yeansoo Jeong" w:date="2026-01-20T11:20:00Z" w16du:dateUtc="2026-01-20T02:20:00Z">
            <w:rPr>
              <w:rFonts w:ascii="맑은 고딕 Semilight" w:eastAsia="맑은 고딕 Semilight" w:hAnsi="맑은 고딕 Semilight" w:cs="맑은 고딕 Semilight"/>
              <w:b/>
              <w:bCs/>
              <w:sz w:val="22"/>
              <w:szCs w:val="22"/>
            </w:rPr>
          </w:rPrChange>
        </w:rPr>
      </w:pPr>
      <w:r w:rsidRPr="006F71E9">
        <w:rPr>
          <w:rFonts w:ascii="맑은 고딕 Semilight" w:eastAsia="맑은 고딕 Semilight" w:hAnsi="맑은 고딕 Semilight" w:cs="맑은 고딕 Semilight" w:hint="eastAsia"/>
          <w:sz w:val="18"/>
          <w:szCs w:val="18"/>
          <w:rPrChange w:id="2201" w:author="Matthew Yeansoo Jeong" w:date="2026-01-20T11:20:00Z" w16du:dateUtc="2026-01-20T02:20:00Z">
            <w:rPr>
              <w:rFonts w:ascii="맑은 고딕 Semilight" w:eastAsia="맑은 고딕 Semilight" w:hAnsi="맑은 고딕 Semilight" w:cs="맑은 고딕 Semilight" w:hint="eastAsia"/>
            </w:rPr>
          </w:rPrChange>
        </w:rPr>
        <w:t>아래</w:t>
      </w:r>
      <w:r w:rsidRPr="006F71E9">
        <w:rPr>
          <w:rFonts w:ascii="맑은 고딕 Semilight" w:eastAsia="맑은 고딕 Semilight" w:hAnsi="맑은 고딕 Semilight" w:cs="맑은 고딕 Semilight"/>
          <w:sz w:val="18"/>
          <w:szCs w:val="18"/>
          <w:rPrChange w:id="2202" w:author="Matthew Yeansoo Jeong" w:date="2026-01-20T11:20:00Z" w16du:dateUtc="2026-01-20T02:20:00Z">
            <w:rPr>
              <w:rFonts w:ascii="맑은 고딕 Semilight" w:eastAsia="맑은 고딕 Semilight" w:hAnsi="맑은 고딕 Semilight" w:cs="맑은 고딕 Semilight"/>
            </w:rPr>
          </w:rPrChange>
        </w:rPr>
        <w:t xml:space="preserve"> 항목 중 하나라도 ‘</w:t>
      </w:r>
      <w:r w:rsidRPr="006F71E9">
        <w:rPr>
          <w:rFonts w:ascii="맑은 고딕 Semilight" w:eastAsia="맑은 고딕 Semilight" w:hAnsi="맑은 고딕 Semilight" w:cs="맑은 고딕 Semilight" w:hint="eastAsia"/>
          <w:sz w:val="18"/>
          <w:szCs w:val="18"/>
          <w:rPrChange w:id="2203" w:author="Matthew Yeansoo Jeong" w:date="2026-01-20T11:20:00Z" w16du:dateUtc="2026-01-20T02:20:00Z">
            <w:rPr>
              <w:rFonts w:ascii="맑은 고딕 Semilight" w:eastAsia="맑은 고딕 Semilight" w:hAnsi="맑은 고딕 Semilight" w:cs="맑은 고딕 Semilight" w:hint="eastAsia"/>
            </w:rPr>
          </w:rPrChange>
        </w:rPr>
        <w:t>아니오</w:t>
      </w:r>
      <w:r w:rsidRPr="006F71E9">
        <w:rPr>
          <w:rFonts w:ascii="맑은 고딕 Semilight" w:eastAsia="맑은 고딕 Semilight" w:hAnsi="맑은 고딕 Semilight" w:cs="맑은 고딕 Semilight"/>
          <w:sz w:val="18"/>
          <w:szCs w:val="18"/>
          <w:rPrChange w:id="2204" w:author="Matthew Yeansoo Jeong" w:date="2026-01-20T11:20:00Z" w16du:dateUtc="2026-01-20T02:20:00Z">
            <w:rPr>
              <w:rFonts w:ascii="맑은 고딕 Semilight" w:eastAsia="맑은 고딕 Semilight" w:hAnsi="맑은 고딕 Semilight" w:cs="맑은 고딕 Semilight"/>
            </w:rPr>
          </w:rPrChange>
        </w:rPr>
        <w:t>’</w:t>
      </w:r>
      <w:r w:rsidRPr="006F71E9">
        <w:rPr>
          <w:rFonts w:ascii="맑은 고딕 Semilight" w:eastAsia="맑은 고딕 Semilight" w:hAnsi="맑은 고딕 Semilight" w:cs="맑은 고딕 Semilight" w:hint="eastAsia"/>
          <w:sz w:val="18"/>
          <w:szCs w:val="18"/>
          <w:rPrChange w:id="2205" w:author="Matthew Yeansoo Jeong" w:date="2026-01-20T11:20:00Z" w16du:dateUtc="2026-01-20T02:20:00Z">
            <w:rPr>
              <w:rFonts w:ascii="맑은 고딕 Semilight" w:eastAsia="맑은 고딕 Semilight" w:hAnsi="맑은 고딕 Semilight" w:cs="맑은 고딕 Semilight" w:hint="eastAsia"/>
            </w:rPr>
          </w:rPrChange>
        </w:rPr>
        <w:t>가</w:t>
      </w:r>
      <w:r w:rsidRPr="006F71E9">
        <w:rPr>
          <w:rFonts w:ascii="맑은 고딕 Semilight" w:eastAsia="맑은 고딕 Semilight" w:hAnsi="맑은 고딕 Semilight" w:cs="맑은 고딕 Semilight"/>
          <w:sz w:val="18"/>
          <w:szCs w:val="18"/>
          <w:rPrChange w:id="2206" w:author="Matthew Yeansoo Jeong" w:date="2026-01-20T11:20:00Z" w16du:dateUtc="2026-01-20T02:20:00Z">
            <w:rPr>
              <w:rFonts w:ascii="맑은 고딕 Semilight" w:eastAsia="맑은 고딕 Semilight" w:hAnsi="맑은 고딕 Semilight" w:cs="맑은 고딕 Semilight"/>
            </w:rPr>
          </w:rPrChange>
        </w:rPr>
        <w:t xml:space="preserve"> 있을 경우 가입을 진행할 수 없습니다.</w:t>
      </w:r>
    </w:p>
    <w:tbl>
      <w:tblPr>
        <w:tblStyle w:val="a6"/>
        <w:tblW w:w="0" w:type="auto"/>
        <w:tblLook w:val="04A0" w:firstRow="1" w:lastRow="0" w:firstColumn="1" w:lastColumn="0" w:noHBand="0" w:noVBand="1"/>
        <w:tblPrChange w:id="2207" w:author="Matthew Yeansoo Jeong" w:date="2026-01-20T11:23:00Z" w16du:dateUtc="2026-01-20T02:23:00Z">
          <w:tblPr>
            <w:tblStyle w:val="a6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617"/>
        <w:gridCol w:w="6095"/>
        <w:gridCol w:w="851"/>
        <w:gridCol w:w="817"/>
        <w:tblGridChange w:id="2208">
          <w:tblGrid>
            <w:gridCol w:w="617"/>
            <w:gridCol w:w="1506"/>
            <w:gridCol w:w="2123"/>
            <w:gridCol w:w="2124"/>
            <w:gridCol w:w="342"/>
            <w:gridCol w:w="851"/>
            <w:gridCol w:w="817"/>
            <w:gridCol w:w="114"/>
          </w:tblGrid>
        </w:tblGridChange>
      </w:tblGrid>
      <w:tr w:rsidR="00EC6115" w14:paraId="3FA7A098" w14:textId="77777777" w:rsidTr="005913E1">
        <w:tc>
          <w:tcPr>
            <w:tcW w:w="0" w:type="auto"/>
            <w:shd w:val="clear" w:color="auto" w:fill="BFBFBF" w:themeFill="background1" w:themeFillShade="BF"/>
            <w:tcPrChange w:id="2209" w:author="Matthew Yeansoo Jeong" w:date="2026-01-20T11:23:00Z" w16du:dateUtc="2026-01-20T02:23:00Z">
              <w:tcPr>
                <w:tcW w:w="2123" w:type="dxa"/>
                <w:gridSpan w:val="2"/>
              </w:tcPr>
            </w:tcPrChange>
          </w:tcPr>
          <w:p w14:paraId="3BB6FF68" w14:textId="79FF0EE8" w:rsidR="00EC6115" w:rsidRPr="00B3510A" w:rsidRDefault="00EC6115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rPrChange w:id="2210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11" w:author="Matthew Yeansoo Jeong" w:date="2026-01-20T11:22:00Z" w16du:dateUtc="2026-01-20T02:22:00Z">
                <w:pPr>
                  <w:pStyle w:val="a5"/>
                </w:pPr>
              </w:pPrChange>
            </w:pPr>
            <w:r w:rsidRPr="00B3510A">
              <w:rPr>
                <w:rFonts w:ascii="맑은 고딕 Semilight" w:eastAsia="맑은 고딕 Semilight" w:hAnsi="맑은 고딕 Semilight" w:cs="맑은 고딕 Semilight" w:hint="eastAsia"/>
                <w:b/>
                <w:bCs/>
                <w:rPrChange w:id="2212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번호</w:t>
            </w:r>
          </w:p>
        </w:tc>
        <w:tc>
          <w:tcPr>
            <w:tcW w:w="6095" w:type="dxa"/>
            <w:shd w:val="clear" w:color="auto" w:fill="BFBFBF" w:themeFill="background1" w:themeFillShade="BF"/>
            <w:tcPrChange w:id="2213" w:author="Matthew Yeansoo Jeong" w:date="2026-01-20T11:23:00Z" w16du:dateUtc="2026-01-20T02:23:00Z">
              <w:tcPr>
                <w:tcW w:w="2123" w:type="dxa"/>
              </w:tcPr>
            </w:tcPrChange>
          </w:tcPr>
          <w:p w14:paraId="767100EF" w14:textId="01903AAA" w:rsidR="00EC6115" w:rsidRPr="00B3510A" w:rsidRDefault="00EC6115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rPrChange w:id="2214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15" w:author="Matthew Yeansoo Jeong" w:date="2026-01-20T11:22:00Z" w16du:dateUtc="2026-01-20T02:22:00Z">
                <w:pPr>
                  <w:pStyle w:val="a5"/>
                </w:pPr>
              </w:pPrChange>
            </w:pPr>
            <w:r w:rsidRPr="00B3510A">
              <w:rPr>
                <w:rFonts w:ascii="맑은 고딕 Semilight" w:eastAsia="맑은 고딕 Semilight" w:hAnsi="맑은 고딕 Semilight" w:cs="맑은 고딕 Semilight" w:hint="eastAsia"/>
                <w:b/>
                <w:bCs/>
                <w:rPrChange w:id="2216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체크</w:t>
            </w:r>
            <w:r w:rsidRPr="00B3510A">
              <w:rPr>
                <w:rFonts w:ascii="맑은 고딕 Semilight" w:eastAsia="맑은 고딕 Semilight" w:hAnsi="맑은 고딕 Semilight" w:cs="맑은 고딕 Semilight"/>
                <w:b/>
                <w:bCs/>
                <w:rPrChange w:id="2217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 xml:space="preserve"> 항목(필수)</w:t>
            </w:r>
          </w:p>
        </w:tc>
        <w:tc>
          <w:tcPr>
            <w:tcW w:w="851" w:type="dxa"/>
            <w:shd w:val="clear" w:color="auto" w:fill="BFBFBF" w:themeFill="background1" w:themeFillShade="BF"/>
            <w:tcPrChange w:id="2218" w:author="Matthew Yeansoo Jeong" w:date="2026-01-20T11:23:00Z" w16du:dateUtc="2026-01-20T02:23:00Z">
              <w:tcPr>
                <w:tcW w:w="2124" w:type="dxa"/>
              </w:tcPr>
            </w:tcPrChange>
          </w:tcPr>
          <w:p w14:paraId="683DCDF4" w14:textId="1EECA7AF" w:rsidR="00EC6115" w:rsidRPr="00B3510A" w:rsidRDefault="00EC6115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rPrChange w:id="2219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20" w:author="Matthew Yeansoo Jeong" w:date="2026-01-20T11:22:00Z" w16du:dateUtc="2026-01-20T02:22:00Z">
                <w:pPr>
                  <w:pStyle w:val="a5"/>
                </w:pPr>
              </w:pPrChange>
            </w:pPr>
            <w:r w:rsidRPr="00B3510A">
              <w:rPr>
                <w:rFonts w:ascii="맑은 고딕 Semilight" w:eastAsia="맑은 고딕 Semilight" w:hAnsi="맑은 고딕 Semilight" w:cs="맑은 고딕 Semilight" w:hint="eastAsia"/>
                <w:b/>
                <w:bCs/>
                <w:rPrChange w:id="2221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예</w:t>
            </w:r>
          </w:p>
        </w:tc>
        <w:tc>
          <w:tcPr>
            <w:tcW w:w="0" w:type="auto"/>
            <w:shd w:val="clear" w:color="auto" w:fill="BFBFBF" w:themeFill="background1" w:themeFillShade="BF"/>
            <w:tcPrChange w:id="2222" w:author="Matthew Yeansoo Jeong" w:date="2026-01-20T11:23:00Z" w16du:dateUtc="2026-01-20T02:23:00Z">
              <w:tcPr>
                <w:tcW w:w="2124" w:type="dxa"/>
                <w:gridSpan w:val="4"/>
              </w:tcPr>
            </w:tcPrChange>
          </w:tcPr>
          <w:p w14:paraId="2612F0AB" w14:textId="2976C97D" w:rsidR="00EC6115" w:rsidRPr="00B3510A" w:rsidRDefault="00EC6115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rPrChange w:id="2223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24" w:author="Matthew Yeansoo Jeong" w:date="2026-01-20T11:22:00Z" w16du:dateUtc="2026-01-20T02:22:00Z">
                <w:pPr>
                  <w:pStyle w:val="a5"/>
                </w:pPr>
              </w:pPrChange>
            </w:pPr>
            <w:r w:rsidRPr="00B3510A">
              <w:rPr>
                <w:rFonts w:ascii="맑은 고딕 Semilight" w:eastAsia="맑은 고딕 Semilight" w:hAnsi="맑은 고딕 Semilight" w:cs="맑은 고딕 Semilight" w:hint="eastAsia"/>
                <w:b/>
                <w:bCs/>
                <w:rPrChange w:id="2225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아니오</w:t>
            </w:r>
          </w:p>
        </w:tc>
      </w:tr>
      <w:tr w:rsidR="00EC6115" w14:paraId="0DAA4A72" w14:textId="77777777" w:rsidTr="005913E1">
        <w:tc>
          <w:tcPr>
            <w:tcW w:w="0" w:type="auto"/>
            <w:vAlign w:val="center"/>
            <w:tcPrChange w:id="2226" w:author="Matthew Yeansoo Jeong" w:date="2026-01-20T11:23:00Z" w16du:dateUtc="2026-01-20T02:23:00Z">
              <w:tcPr>
                <w:tcW w:w="2123" w:type="dxa"/>
                <w:gridSpan w:val="2"/>
              </w:tcPr>
            </w:tcPrChange>
          </w:tcPr>
          <w:p w14:paraId="1CC8C435" w14:textId="3A91982D" w:rsidR="00EC6115" w:rsidRPr="0036239F" w:rsidRDefault="00EC6115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27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28" w:author="Matthew Yeansoo Jeong" w:date="2026-01-20T11:22:00Z" w16du:dateUtc="2026-01-20T02:22:00Z">
                <w:pPr>
                  <w:pStyle w:val="a5"/>
                </w:pPr>
              </w:pPrChange>
            </w:pPr>
            <w:r w:rsidRPr="0036239F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29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1</w:t>
            </w:r>
          </w:p>
        </w:tc>
        <w:tc>
          <w:tcPr>
            <w:tcW w:w="6095" w:type="dxa"/>
            <w:vAlign w:val="center"/>
            <w:tcPrChange w:id="2230" w:author="Matthew Yeansoo Jeong" w:date="2026-01-20T11:23:00Z" w16du:dateUtc="2026-01-20T02:23:00Z">
              <w:tcPr>
                <w:tcW w:w="2123" w:type="dxa"/>
              </w:tcPr>
            </w:tcPrChange>
          </w:tcPr>
          <w:p w14:paraId="5D1BE8B0" w14:textId="296EFEBF" w:rsidR="00EC6115" w:rsidRPr="005913E1" w:rsidRDefault="00B3510A" w:rsidP="005913E1">
            <w:pPr>
              <w:pStyle w:val="a5"/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31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1D2468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32" w:author="Matthew Yeansoo Jeong" w:date="2026-01-20T11:34:00Z" w16du:dateUtc="2026-01-20T02:34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원금</w:t>
            </w:r>
            <w:del w:id="2233" w:author="Matthew Yeansoo Jeong" w:date="2026-01-20T11:34:00Z" w16du:dateUtc="2026-01-20T02:34:00Z">
              <w:r w:rsidRPr="001D2468" w:rsidDel="001D2468">
                <w:rPr>
                  <w:rFonts w:ascii="맑은 고딕 Semilight" w:eastAsia="맑은 고딕 Semilight" w:hAnsi="맑은 고딕 Semilight" w:cs="맑은 고딕 Semilight"/>
                  <w:b/>
                  <w:bCs/>
                  <w:sz w:val="16"/>
                  <w:szCs w:val="16"/>
                  <w:rPrChange w:id="2234" w:author="Matthew Yeansoo Jeong" w:date="2026-01-20T11:34:00Z" w16du:dateUtc="2026-01-20T02:34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1D2468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35" w:author="Matthew Yeansoo Jeong" w:date="2026-01-20T11:34:00Z" w16du:dateUtc="2026-01-20T02:34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보전성:</w:t>
            </w:r>
            <w:r w:rsidRPr="005913E1"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36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 xml:space="preserve"> 원금 손실 가능성이 없는 상품(또는 원금보장형)인가?</w:t>
            </w:r>
          </w:p>
        </w:tc>
        <w:tc>
          <w:tcPr>
            <w:tcW w:w="851" w:type="dxa"/>
            <w:vAlign w:val="center"/>
            <w:tcPrChange w:id="2237" w:author="Matthew Yeansoo Jeong" w:date="2026-01-20T11:23:00Z" w16du:dateUtc="2026-01-20T02:23:00Z">
              <w:tcPr>
                <w:tcW w:w="2124" w:type="dxa"/>
              </w:tcPr>
            </w:tcPrChange>
          </w:tcPr>
          <w:p w14:paraId="12BA9410" w14:textId="4127D1F3" w:rsidR="00EC6115" w:rsidRPr="005913E1" w:rsidRDefault="00EC6115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38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39" w:author="Matthew Yeansoo Jeong" w:date="2026-01-20T11:23:00Z" w16du:dateUtc="2026-01-20T02:23:00Z">
                <w:pPr>
                  <w:pStyle w:val="a5"/>
                </w:pPr>
              </w:pPrChange>
            </w:pPr>
            <w:r w:rsidRPr="005913E1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  <w:rPrChange w:id="2240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□</w:t>
            </w:r>
          </w:p>
        </w:tc>
        <w:tc>
          <w:tcPr>
            <w:tcW w:w="0" w:type="auto"/>
            <w:vAlign w:val="center"/>
            <w:tcPrChange w:id="2241" w:author="Matthew Yeansoo Jeong" w:date="2026-01-20T11:23:00Z" w16du:dateUtc="2026-01-20T02:23:00Z">
              <w:tcPr>
                <w:tcW w:w="2124" w:type="dxa"/>
                <w:gridSpan w:val="4"/>
              </w:tcPr>
            </w:tcPrChange>
          </w:tcPr>
          <w:p w14:paraId="1ACEE169" w14:textId="707B3BFE" w:rsidR="00EC6115" w:rsidRPr="005913E1" w:rsidRDefault="00EC6115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42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43" w:author="Matthew Yeansoo Jeong" w:date="2026-01-20T11:23:00Z" w16du:dateUtc="2026-01-20T02:23:00Z">
                <w:pPr>
                  <w:pStyle w:val="a5"/>
                </w:pPr>
              </w:pPrChange>
            </w:pPr>
            <w:r w:rsidRPr="005913E1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  <w:rPrChange w:id="2244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□</w:t>
            </w:r>
          </w:p>
        </w:tc>
      </w:tr>
      <w:tr w:rsidR="00EC6115" w14:paraId="3EBA0CF8" w14:textId="77777777" w:rsidTr="005913E1">
        <w:tc>
          <w:tcPr>
            <w:tcW w:w="0" w:type="auto"/>
            <w:vAlign w:val="center"/>
            <w:tcPrChange w:id="2245" w:author="Matthew Yeansoo Jeong" w:date="2026-01-20T11:23:00Z" w16du:dateUtc="2026-01-20T02:23:00Z">
              <w:tcPr>
                <w:tcW w:w="2123" w:type="dxa"/>
                <w:gridSpan w:val="2"/>
              </w:tcPr>
            </w:tcPrChange>
          </w:tcPr>
          <w:p w14:paraId="58F6ADF6" w14:textId="2E735246" w:rsidR="00EC6115" w:rsidRPr="0036239F" w:rsidRDefault="00EC6115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46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47" w:author="Matthew Yeansoo Jeong" w:date="2026-01-20T11:22:00Z" w16du:dateUtc="2026-01-20T02:22:00Z">
                <w:pPr>
                  <w:pStyle w:val="a5"/>
                </w:pPr>
              </w:pPrChange>
            </w:pPr>
            <w:r w:rsidRPr="0036239F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48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2</w:t>
            </w:r>
          </w:p>
        </w:tc>
        <w:tc>
          <w:tcPr>
            <w:tcW w:w="6095" w:type="dxa"/>
            <w:vAlign w:val="center"/>
            <w:tcPrChange w:id="2249" w:author="Matthew Yeansoo Jeong" w:date="2026-01-20T11:23:00Z" w16du:dateUtc="2026-01-20T02:23:00Z">
              <w:tcPr>
                <w:tcW w:w="2123" w:type="dxa"/>
              </w:tcPr>
            </w:tcPrChange>
          </w:tcPr>
          <w:p w14:paraId="0A7C9934" w14:textId="66B0D883" w:rsidR="00EC6115" w:rsidRPr="005913E1" w:rsidRDefault="00B3510A" w:rsidP="005913E1">
            <w:pPr>
              <w:pStyle w:val="a5"/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50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1D2468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51" w:author="Matthew Yeansoo Jeong" w:date="2026-01-20T11:34:00Z" w16du:dateUtc="2026-01-20T02:34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적격</w:t>
            </w:r>
            <w:del w:id="2252" w:author="Matthew Yeansoo Jeong" w:date="2026-01-20T11:34:00Z" w16du:dateUtc="2026-01-20T02:34:00Z">
              <w:r w:rsidRPr="001D2468" w:rsidDel="001D2468">
                <w:rPr>
                  <w:rFonts w:ascii="맑은 고딕 Semilight" w:eastAsia="맑은 고딕 Semilight" w:hAnsi="맑은 고딕 Semilight" w:cs="맑은 고딕 Semilight"/>
                  <w:b/>
                  <w:bCs/>
                  <w:sz w:val="16"/>
                  <w:szCs w:val="16"/>
                  <w:rPrChange w:id="2253" w:author="Matthew Yeansoo Jeong" w:date="2026-01-20T11:34:00Z" w16du:dateUtc="2026-01-20T02:34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1D2468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54" w:author="Matthew Yeansoo Jeong" w:date="2026-01-20T11:34:00Z" w16du:dateUtc="2026-01-20T02:34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기관:</w:t>
            </w:r>
            <w:r w:rsidRPr="005913E1"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55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 xml:space="preserve"> 금융기관 신용등급이 정책회의 승인 기준(예: AA- 이상)을 충족하는가?</w:t>
            </w:r>
          </w:p>
        </w:tc>
        <w:tc>
          <w:tcPr>
            <w:tcW w:w="851" w:type="dxa"/>
            <w:vAlign w:val="center"/>
            <w:tcPrChange w:id="2256" w:author="Matthew Yeansoo Jeong" w:date="2026-01-20T11:23:00Z" w16du:dateUtc="2026-01-20T02:23:00Z">
              <w:tcPr>
                <w:tcW w:w="2124" w:type="dxa"/>
              </w:tcPr>
            </w:tcPrChange>
          </w:tcPr>
          <w:p w14:paraId="690E0368" w14:textId="7F0DD35F" w:rsidR="00EC6115" w:rsidRPr="005913E1" w:rsidRDefault="00EC6115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57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58" w:author="Matthew Yeansoo Jeong" w:date="2026-01-20T11:23:00Z" w16du:dateUtc="2026-01-20T02:23:00Z">
                <w:pPr>
                  <w:pStyle w:val="a5"/>
                </w:pPr>
              </w:pPrChange>
            </w:pPr>
            <w:r w:rsidRPr="005913E1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  <w:rPrChange w:id="2259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□</w:t>
            </w:r>
          </w:p>
        </w:tc>
        <w:tc>
          <w:tcPr>
            <w:tcW w:w="0" w:type="auto"/>
            <w:vAlign w:val="center"/>
            <w:tcPrChange w:id="2260" w:author="Matthew Yeansoo Jeong" w:date="2026-01-20T11:23:00Z" w16du:dateUtc="2026-01-20T02:23:00Z">
              <w:tcPr>
                <w:tcW w:w="2124" w:type="dxa"/>
                <w:gridSpan w:val="4"/>
              </w:tcPr>
            </w:tcPrChange>
          </w:tcPr>
          <w:p w14:paraId="59A58A5E" w14:textId="5072EB6E" w:rsidR="00EC6115" w:rsidRPr="005913E1" w:rsidRDefault="00EC6115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61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62" w:author="Matthew Yeansoo Jeong" w:date="2026-01-20T11:23:00Z" w16du:dateUtc="2026-01-20T02:23:00Z">
                <w:pPr>
                  <w:pStyle w:val="a5"/>
                </w:pPr>
              </w:pPrChange>
            </w:pPr>
            <w:r w:rsidRPr="005913E1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  <w:rPrChange w:id="2263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□</w:t>
            </w:r>
          </w:p>
        </w:tc>
      </w:tr>
      <w:tr w:rsidR="00EC6115" w14:paraId="1C795DCC" w14:textId="77777777" w:rsidTr="005913E1">
        <w:tc>
          <w:tcPr>
            <w:tcW w:w="0" w:type="auto"/>
            <w:vAlign w:val="center"/>
            <w:tcPrChange w:id="2264" w:author="Matthew Yeansoo Jeong" w:date="2026-01-20T11:23:00Z" w16du:dateUtc="2026-01-20T02:23:00Z">
              <w:tcPr>
                <w:tcW w:w="2123" w:type="dxa"/>
                <w:gridSpan w:val="2"/>
              </w:tcPr>
            </w:tcPrChange>
          </w:tcPr>
          <w:p w14:paraId="02905140" w14:textId="0F085CAF" w:rsidR="00EC6115" w:rsidRPr="0036239F" w:rsidRDefault="00B3510A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65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66" w:author="Matthew Yeansoo Jeong" w:date="2026-01-20T11:22:00Z" w16du:dateUtc="2026-01-20T02:22:00Z">
                <w:pPr>
                  <w:pStyle w:val="a5"/>
                </w:pPr>
              </w:pPrChange>
            </w:pPr>
            <w:r w:rsidRPr="0036239F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67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3</w:t>
            </w:r>
          </w:p>
        </w:tc>
        <w:tc>
          <w:tcPr>
            <w:tcW w:w="6095" w:type="dxa"/>
            <w:vAlign w:val="center"/>
            <w:tcPrChange w:id="2268" w:author="Matthew Yeansoo Jeong" w:date="2026-01-20T11:23:00Z" w16du:dateUtc="2026-01-20T02:23:00Z">
              <w:tcPr>
                <w:tcW w:w="2123" w:type="dxa"/>
              </w:tcPr>
            </w:tcPrChange>
          </w:tcPr>
          <w:p w14:paraId="7589BED7" w14:textId="222FA11B" w:rsidR="00EC6115" w:rsidRPr="005913E1" w:rsidRDefault="00B3510A" w:rsidP="005913E1">
            <w:pPr>
              <w:pStyle w:val="a5"/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69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1D2468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70" w:author="Matthew Yeansoo Jeong" w:date="2026-01-20T11:34:00Z" w16du:dateUtc="2026-01-20T02:34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허용</w:t>
            </w:r>
            <w:del w:id="2271" w:author="Matthew Yeansoo Jeong" w:date="2026-01-20T11:34:00Z" w16du:dateUtc="2026-01-20T02:34:00Z">
              <w:r w:rsidRPr="001D2468" w:rsidDel="001D2468">
                <w:rPr>
                  <w:rFonts w:ascii="맑은 고딕 Semilight" w:eastAsia="맑은 고딕 Semilight" w:hAnsi="맑은 고딕 Semilight" w:cs="맑은 고딕 Semilight"/>
                  <w:b/>
                  <w:bCs/>
                  <w:sz w:val="16"/>
                  <w:szCs w:val="16"/>
                  <w:rPrChange w:id="2272" w:author="Matthew Yeansoo Jeong" w:date="2026-01-20T11:34:00Z" w16du:dateUtc="2026-01-20T02:34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1D2468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73" w:author="Matthew Yeansoo Jeong" w:date="2026-01-20T11:34:00Z" w16du:dateUtc="2026-01-20T02:34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상품:</w:t>
            </w:r>
            <w:r w:rsidRPr="005913E1"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74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 xml:space="preserve"> 규정 제12조(또는 정책회의)에서 승인한 '허용 상품 리스트'에 포함되는가?</w:t>
            </w:r>
          </w:p>
        </w:tc>
        <w:tc>
          <w:tcPr>
            <w:tcW w:w="851" w:type="dxa"/>
            <w:vAlign w:val="center"/>
            <w:tcPrChange w:id="2275" w:author="Matthew Yeansoo Jeong" w:date="2026-01-20T11:23:00Z" w16du:dateUtc="2026-01-20T02:23:00Z">
              <w:tcPr>
                <w:tcW w:w="2124" w:type="dxa"/>
              </w:tcPr>
            </w:tcPrChange>
          </w:tcPr>
          <w:p w14:paraId="406B3FF5" w14:textId="3D35F4BD" w:rsidR="00EC6115" w:rsidRPr="005913E1" w:rsidRDefault="00EC6115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76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77" w:author="Matthew Yeansoo Jeong" w:date="2026-01-20T11:23:00Z" w16du:dateUtc="2026-01-20T02:23:00Z">
                <w:pPr>
                  <w:pStyle w:val="a5"/>
                </w:pPr>
              </w:pPrChange>
            </w:pPr>
            <w:r w:rsidRPr="005913E1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  <w:rPrChange w:id="2278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□</w:t>
            </w:r>
          </w:p>
        </w:tc>
        <w:tc>
          <w:tcPr>
            <w:tcW w:w="0" w:type="auto"/>
            <w:vAlign w:val="center"/>
            <w:tcPrChange w:id="2279" w:author="Matthew Yeansoo Jeong" w:date="2026-01-20T11:23:00Z" w16du:dateUtc="2026-01-20T02:23:00Z">
              <w:tcPr>
                <w:tcW w:w="2124" w:type="dxa"/>
                <w:gridSpan w:val="4"/>
              </w:tcPr>
            </w:tcPrChange>
          </w:tcPr>
          <w:p w14:paraId="6D818287" w14:textId="59FABD17" w:rsidR="00EC6115" w:rsidRPr="005913E1" w:rsidRDefault="00EC6115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80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81" w:author="Matthew Yeansoo Jeong" w:date="2026-01-20T11:23:00Z" w16du:dateUtc="2026-01-20T02:23:00Z">
                <w:pPr>
                  <w:pStyle w:val="a5"/>
                </w:pPr>
              </w:pPrChange>
            </w:pPr>
            <w:r w:rsidRPr="005913E1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  <w:rPrChange w:id="2282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□</w:t>
            </w:r>
          </w:p>
        </w:tc>
      </w:tr>
      <w:tr w:rsidR="00EC6115" w14:paraId="00807923" w14:textId="77777777" w:rsidTr="005913E1">
        <w:tc>
          <w:tcPr>
            <w:tcW w:w="0" w:type="auto"/>
            <w:vAlign w:val="center"/>
            <w:tcPrChange w:id="2283" w:author="Matthew Yeansoo Jeong" w:date="2026-01-20T11:23:00Z" w16du:dateUtc="2026-01-20T02:23:00Z">
              <w:tcPr>
                <w:tcW w:w="2123" w:type="dxa"/>
                <w:gridSpan w:val="2"/>
              </w:tcPr>
            </w:tcPrChange>
          </w:tcPr>
          <w:p w14:paraId="77100C2F" w14:textId="5ED38478" w:rsidR="00EC6115" w:rsidRPr="0036239F" w:rsidRDefault="00B3510A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84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85" w:author="Matthew Yeansoo Jeong" w:date="2026-01-20T11:22:00Z" w16du:dateUtc="2026-01-20T02:22:00Z">
                <w:pPr>
                  <w:pStyle w:val="a5"/>
                </w:pPr>
              </w:pPrChange>
            </w:pPr>
            <w:r w:rsidRPr="0036239F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86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4</w:t>
            </w:r>
          </w:p>
        </w:tc>
        <w:tc>
          <w:tcPr>
            <w:tcW w:w="6095" w:type="dxa"/>
            <w:vAlign w:val="center"/>
            <w:tcPrChange w:id="2287" w:author="Matthew Yeansoo Jeong" w:date="2026-01-20T11:23:00Z" w16du:dateUtc="2026-01-20T02:23:00Z">
              <w:tcPr>
                <w:tcW w:w="2123" w:type="dxa"/>
              </w:tcPr>
            </w:tcPrChange>
          </w:tcPr>
          <w:p w14:paraId="3DB0664E" w14:textId="184459BC" w:rsidR="00EC6115" w:rsidRPr="005913E1" w:rsidRDefault="00B3510A" w:rsidP="005913E1">
            <w:pPr>
              <w:pStyle w:val="a5"/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88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r w:rsidRPr="001D2468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89" w:author="Matthew Yeansoo Jeong" w:date="2026-01-20T11:34:00Z" w16du:dateUtc="2026-01-20T02:34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집중</w:t>
            </w:r>
            <w:del w:id="2290" w:author="Matthew Yeansoo Jeong" w:date="2026-01-20T11:34:00Z" w16du:dateUtc="2026-01-20T02:34:00Z">
              <w:r w:rsidRPr="001D2468" w:rsidDel="001D2468">
                <w:rPr>
                  <w:rFonts w:ascii="맑은 고딕 Semilight" w:eastAsia="맑은 고딕 Semilight" w:hAnsi="맑은 고딕 Semilight" w:cs="맑은 고딕 Semilight"/>
                  <w:b/>
                  <w:bCs/>
                  <w:sz w:val="16"/>
                  <w:szCs w:val="16"/>
                  <w:rPrChange w:id="2291" w:author="Matthew Yeansoo Jeong" w:date="2026-01-20T11:34:00Z" w16du:dateUtc="2026-01-20T02:34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delText xml:space="preserve"> </w:delText>
              </w:r>
            </w:del>
            <w:r w:rsidRPr="001D2468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292" w:author="Matthew Yeansoo Jeong" w:date="2026-01-20T11:34:00Z" w16du:dateUtc="2026-01-20T02:34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>리스크:</w:t>
            </w:r>
            <w:r w:rsidRPr="005913E1"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93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t xml:space="preserve"> 가입 후 해당 기관 예치 비중이 총자산의 30% 이내를 유지하는가?</w:t>
            </w:r>
          </w:p>
        </w:tc>
        <w:tc>
          <w:tcPr>
            <w:tcW w:w="851" w:type="dxa"/>
            <w:vAlign w:val="center"/>
            <w:tcPrChange w:id="2294" w:author="Matthew Yeansoo Jeong" w:date="2026-01-20T11:23:00Z" w16du:dateUtc="2026-01-20T02:23:00Z">
              <w:tcPr>
                <w:tcW w:w="2124" w:type="dxa"/>
              </w:tcPr>
            </w:tcPrChange>
          </w:tcPr>
          <w:p w14:paraId="3351824C" w14:textId="60722449" w:rsidR="00EC6115" w:rsidRPr="005913E1" w:rsidRDefault="00EC6115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95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296" w:author="Matthew Yeansoo Jeong" w:date="2026-01-20T11:23:00Z" w16du:dateUtc="2026-01-20T02:23:00Z">
                <w:pPr>
                  <w:pStyle w:val="a5"/>
                </w:pPr>
              </w:pPrChange>
            </w:pPr>
            <w:r w:rsidRPr="005913E1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  <w:rPrChange w:id="2297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□</w:t>
            </w:r>
          </w:p>
        </w:tc>
        <w:tc>
          <w:tcPr>
            <w:tcW w:w="0" w:type="auto"/>
            <w:vAlign w:val="center"/>
            <w:tcPrChange w:id="2298" w:author="Matthew Yeansoo Jeong" w:date="2026-01-20T11:23:00Z" w16du:dateUtc="2026-01-20T02:23:00Z">
              <w:tcPr>
                <w:tcW w:w="2124" w:type="dxa"/>
                <w:gridSpan w:val="4"/>
              </w:tcPr>
            </w:tcPrChange>
          </w:tcPr>
          <w:p w14:paraId="59006DC8" w14:textId="15E6E64E" w:rsidR="00EC6115" w:rsidRPr="005913E1" w:rsidRDefault="00EC6115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  <w:rPrChange w:id="2299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300" w:author="Matthew Yeansoo Jeong" w:date="2026-01-20T11:23:00Z" w16du:dateUtc="2026-01-20T02:23:00Z">
                <w:pPr>
                  <w:pStyle w:val="a5"/>
                </w:pPr>
              </w:pPrChange>
            </w:pPr>
            <w:r w:rsidRPr="005913E1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  <w:rPrChange w:id="2301" w:author="Matthew Yeansoo Jeong" w:date="2026-01-20T11:22:00Z" w16du:dateUtc="2026-01-20T02:22:00Z">
                  <w:rPr>
                    <w:rFonts w:ascii="맑은 고딕 Semilight" w:eastAsia="맑은 고딕 Semilight" w:hAnsi="맑은 고딕 Semilight" w:cs="맑은 고딕 Semilight" w:hint="eastAsia"/>
                  </w:rPr>
                </w:rPrChange>
              </w:rPr>
              <w:t>□</w:t>
            </w:r>
          </w:p>
        </w:tc>
      </w:tr>
    </w:tbl>
    <w:p w14:paraId="33AE4C96" w14:textId="77777777" w:rsidR="00295CFE" w:rsidRDefault="00295CFE" w:rsidP="00295CFE">
      <w:pPr>
        <w:pStyle w:val="a5"/>
        <w:rPr>
          <w:rFonts w:ascii="맑은 고딕 Semilight" w:eastAsia="맑은 고딕 Semilight" w:hAnsi="맑은 고딕 Semilight" w:cs="맑은 고딕 Semilight"/>
        </w:rPr>
      </w:pPr>
    </w:p>
    <w:p w14:paraId="25C9F2A8" w14:textId="1B8E0555" w:rsidR="002761DE" w:rsidRPr="00C766BF" w:rsidRDefault="002761DE" w:rsidP="002761DE">
      <w:pPr>
        <w:pStyle w:val="a5"/>
        <w:rPr>
          <w:rFonts w:ascii="맑은 고딕 Semilight" w:eastAsia="맑은 고딕 Semilight" w:hAnsi="맑은 고딕 Semilight" w:cs="맑은 고딕 Semilight"/>
          <w:b/>
          <w:bCs/>
          <w:rPrChange w:id="2302" w:author="Matthew Yeansoo Jeong" w:date="2026-01-20T11:36:00Z" w16du:dateUtc="2026-01-20T02:36:00Z">
            <w:rPr>
              <w:rFonts w:ascii="맑은 고딕 Semilight" w:eastAsia="맑은 고딕 Semilight" w:hAnsi="맑은 고딕 Semilight" w:cs="맑은 고딕 Semilight"/>
              <w:b/>
              <w:bCs/>
              <w:sz w:val="22"/>
              <w:szCs w:val="22"/>
            </w:rPr>
          </w:rPrChange>
        </w:rPr>
      </w:pPr>
      <w:r w:rsidRPr="00C766BF">
        <w:rPr>
          <w:rFonts w:ascii="맑은 고딕 Semilight" w:eastAsia="맑은 고딕 Semilight" w:hAnsi="맑은 고딕 Semilight" w:cs="맑은 고딕 Semilight"/>
          <w:b/>
          <w:bCs/>
          <w:rPrChange w:id="2303" w:author="Matthew Yeansoo Jeong" w:date="2026-01-20T11:36:00Z" w16du:dateUtc="2026-01-20T02:36:00Z">
            <w:rPr>
              <w:rFonts w:ascii="맑은 고딕 Semilight" w:eastAsia="맑은 고딕 Semilight" w:hAnsi="맑은 고딕 Semilight" w:cs="맑은 고딕 Semilight"/>
              <w:b/>
              <w:bCs/>
              <w:sz w:val="22"/>
              <w:szCs w:val="22"/>
            </w:rPr>
          </w:rPrChange>
        </w:rPr>
        <w:t xml:space="preserve">2. </w:t>
      </w:r>
      <w:r w:rsidRPr="00C766BF">
        <w:rPr>
          <w:rFonts w:ascii="맑은 고딕 Semilight" w:eastAsia="맑은 고딕 Semilight" w:hAnsi="맑은 고딕 Semilight" w:cs="맑은 고딕 Semilight" w:hint="eastAsia"/>
          <w:b/>
          <w:bCs/>
          <w:rPrChange w:id="2304" w:author="Matthew Yeansoo Jeong" w:date="2026-01-20T11:36:00Z" w16du:dateUtc="2026-01-20T02:36:00Z">
            <w:rPr>
              <w:rFonts w:ascii="맑은 고딕 Semilight" w:eastAsia="맑은 고딕 Semilight" w:hAnsi="맑은 고딕 Semilight" w:cs="맑은 고딕 Semilight" w:hint="eastAsia"/>
              <w:b/>
              <w:bCs/>
              <w:sz w:val="22"/>
              <w:szCs w:val="22"/>
            </w:rPr>
          </w:rPrChange>
        </w:rPr>
        <w:t>일반</w:t>
      </w:r>
      <w:r w:rsidRPr="00C766BF">
        <w:rPr>
          <w:rFonts w:ascii="맑은 고딕 Semilight" w:eastAsia="맑은 고딕 Semilight" w:hAnsi="맑은 고딕 Semilight" w:cs="맑은 고딕 Semilight"/>
          <w:b/>
          <w:bCs/>
          <w:rPrChange w:id="2305" w:author="Matthew Yeansoo Jeong" w:date="2026-01-20T11:36:00Z" w16du:dateUtc="2026-01-20T02:36:00Z">
            <w:rPr>
              <w:rFonts w:ascii="맑은 고딕 Semilight" w:eastAsia="맑은 고딕 Semilight" w:hAnsi="맑은 고딕 Semilight" w:cs="맑은 고딕 Semilight"/>
              <w:b/>
              <w:bCs/>
              <w:sz w:val="22"/>
              <w:szCs w:val="22"/>
            </w:rPr>
          </w:rPrChange>
        </w:rPr>
        <w:t xml:space="preserve"> 평가 항목</w:t>
      </w:r>
    </w:p>
    <w:p w14:paraId="5FD9ABF8" w14:textId="6A216309" w:rsidR="00911D4E" w:rsidRPr="00965DC6" w:rsidRDefault="00541904" w:rsidP="00295CFE">
      <w:pPr>
        <w:pStyle w:val="a5"/>
        <w:rPr>
          <w:rFonts w:ascii="맑은 고딕 Semilight" w:eastAsia="맑은 고딕 Semilight" w:hAnsi="맑은 고딕 Semilight" w:cs="맑은 고딕 Semilight"/>
          <w:sz w:val="18"/>
          <w:szCs w:val="18"/>
          <w:rPrChange w:id="2306" w:author="Matthew Yeansoo Jeong" w:date="2026-01-20T11:35:00Z" w16du:dateUtc="2026-01-20T02:35:00Z">
            <w:rPr>
              <w:rFonts w:ascii="맑은 고딕 Semilight" w:eastAsia="맑은 고딕 Semilight" w:hAnsi="맑은 고딕 Semilight" w:cs="맑은 고딕 Semilight"/>
            </w:rPr>
          </w:rPrChange>
        </w:rPr>
      </w:pPr>
      <w:r w:rsidRPr="00965DC6">
        <w:rPr>
          <w:rFonts w:ascii="맑은 고딕 Semilight" w:eastAsia="맑은 고딕 Semilight" w:hAnsi="맑은 고딕 Semilight" w:cs="맑은 고딕 Semilight"/>
          <w:sz w:val="18"/>
          <w:szCs w:val="18"/>
          <w:rPrChange w:id="2307" w:author="Matthew Yeansoo Jeong" w:date="2026-01-20T11:35:00Z" w16du:dateUtc="2026-01-20T02:35:00Z">
            <w:rPr>
              <w:rFonts w:ascii="맑은 고딕 Semilight" w:eastAsia="맑은 고딕 Semilight" w:hAnsi="맑은 고딕 Semilight" w:cs="맑은 고딕 Semilight"/>
            </w:rPr>
          </w:rPrChange>
        </w:rPr>
        <w:t>실무 운영의 효율성과 수익성을 평가하며, 6개 항목 중 4개</w:t>
      </w:r>
      <w:del w:id="2308" w:author="Matthew Yeansoo Jeong" w:date="2026-01-20T11:35:00Z" w16du:dateUtc="2026-01-20T02:35:00Z">
        <w:r w:rsidRPr="00965DC6" w:rsidDel="00C766BF">
          <w:rPr>
            <w:rFonts w:ascii="맑은 고딕 Semilight" w:eastAsia="맑은 고딕 Semilight" w:hAnsi="맑은 고딕 Semilight" w:cs="맑은 고딕 Semilight"/>
            <w:sz w:val="18"/>
            <w:szCs w:val="18"/>
            <w:rPrChange w:id="2309" w:author="Matthew Yeansoo Jeong" w:date="2026-01-20T11:35:00Z" w16du:dateUtc="2026-01-20T02:35:00Z">
              <w:rPr>
                <w:rFonts w:ascii="맑은 고딕 Semilight" w:eastAsia="맑은 고딕 Semilight" w:hAnsi="맑은 고딕 Semilight" w:cs="맑은 고딕 Semilight"/>
              </w:rPr>
            </w:rPrChange>
          </w:rPr>
          <w:delText xml:space="preserve">(전체 10개 중 7개) </w:delText>
        </w:r>
      </w:del>
      <w:ins w:id="2310" w:author="Matthew Yeansoo Jeong" w:date="2026-01-20T11:35:00Z" w16du:dateUtc="2026-01-20T02:35:00Z">
        <w:r w:rsidR="00C766BF">
          <w:rPr>
            <w:rFonts w:ascii="맑은 고딕 Semilight" w:eastAsia="맑은 고딕 Semilight" w:hAnsi="맑은 고딕 Semilight" w:cs="맑은 고딕 Semilight" w:hint="eastAsia"/>
            <w:sz w:val="18"/>
            <w:szCs w:val="18"/>
          </w:rPr>
          <w:t xml:space="preserve"> </w:t>
        </w:r>
      </w:ins>
      <w:r w:rsidRPr="00965DC6">
        <w:rPr>
          <w:rFonts w:ascii="맑은 고딕 Semilight" w:eastAsia="맑은 고딕 Semilight" w:hAnsi="맑은 고딕 Semilight" w:cs="맑은 고딕 Semilight"/>
          <w:sz w:val="18"/>
          <w:szCs w:val="18"/>
          <w:rPrChange w:id="2311" w:author="Matthew Yeansoo Jeong" w:date="2026-01-20T11:35:00Z" w16du:dateUtc="2026-01-20T02:35:00Z">
            <w:rPr>
              <w:rFonts w:ascii="맑은 고딕 Semilight" w:eastAsia="맑은 고딕 Semilight" w:hAnsi="맑은 고딕 Semilight" w:cs="맑은 고딕 Semilight"/>
            </w:rPr>
          </w:rPrChange>
        </w:rPr>
        <w:t>이상 충족을 권장합니다.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17"/>
        <w:gridCol w:w="6095"/>
        <w:gridCol w:w="851"/>
        <w:gridCol w:w="817"/>
      </w:tblGrid>
      <w:tr w:rsidR="00541904" w:rsidRPr="00B42DE8" w14:paraId="28D5693B" w14:textId="77777777" w:rsidTr="00B42DE8">
        <w:tc>
          <w:tcPr>
            <w:tcW w:w="0" w:type="auto"/>
            <w:shd w:val="clear" w:color="auto" w:fill="BFBFBF" w:themeFill="background1" w:themeFillShade="BF"/>
          </w:tcPr>
          <w:p w14:paraId="3E9AA8CD" w14:textId="77777777" w:rsidR="00541904" w:rsidRPr="00B42DE8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</w:rPr>
            </w:pPr>
            <w:r w:rsidRPr="00B42DE8">
              <w:rPr>
                <w:rFonts w:ascii="맑은 고딕 Semilight" w:eastAsia="맑은 고딕 Semilight" w:hAnsi="맑은 고딕 Semilight" w:cs="맑은 고딕 Semilight" w:hint="eastAsia"/>
                <w:b/>
                <w:bCs/>
              </w:rPr>
              <w:t>번호</w:t>
            </w:r>
          </w:p>
        </w:tc>
        <w:tc>
          <w:tcPr>
            <w:tcW w:w="6095" w:type="dxa"/>
            <w:shd w:val="clear" w:color="auto" w:fill="BFBFBF" w:themeFill="background1" w:themeFillShade="BF"/>
          </w:tcPr>
          <w:p w14:paraId="4E4A8661" w14:textId="77777777" w:rsidR="00541904" w:rsidRPr="00B42DE8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</w:rPr>
            </w:pPr>
            <w:r w:rsidRPr="00B42DE8">
              <w:rPr>
                <w:rFonts w:ascii="맑은 고딕 Semilight" w:eastAsia="맑은 고딕 Semilight" w:hAnsi="맑은 고딕 Semilight" w:cs="맑은 고딕 Semilight" w:hint="eastAsia"/>
                <w:b/>
                <w:bCs/>
              </w:rPr>
              <w:t>체크 항목(필수)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1C122323" w14:textId="77777777" w:rsidR="00541904" w:rsidRPr="00B42DE8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</w:rPr>
            </w:pPr>
            <w:r w:rsidRPr="00B42DE8">
              <w:rPr>
                <w:rFonts w:ascii="맑은 고딕 Semilight" w:eastAsia="맑은 고딕 Semilight" w:hAnsi="맑은 고딕 Semilight" w:cs="맑은 고딕 Semilight" w:hint="eastAsia"/>
                <w:b/>
                <w:bCs/>
              </w:rPr>
              <w:t>예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7EDABEC4" w14:textId="77777777" w:rsidR="00541904" w:rsidRPr="00B42DE8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</w:rPr>
            </w:pPr>
            <w:r w:rsidRPr="00B42DE8">
              <w:rPr>
                <w:rFonts w:ascii="맑은 고딕 Semilight" w:eastAsia="맑은 고딕 Semilight" w:hAnsi="맑은 고딕 Semilight" w:cs="맑은 고딕 Semilight" w:hint="eastAsia"/>
                <w:b/>
                <w:bCs/>
              </w:rPr>
              <w:t>아니오</w:t>
            </w:r>
          </w:p>
        </w:tc>
      </w:tr>
      <w:tr w:rsidR="00541904" w:rsidRPr="00B42DE8" w14:paraId="2FB43941" w14:textId="77777777" w:rsidTr="00B42DE8">
        <w:tc>
          <w:tcPr>
            <w:tcW w:w="0" w:type="auto"/>
            <w:vAlign w:val="center"/>
          </w:tcPr>
          <w:p w14:paraId="1E32B202" w14:textId="77777777" w:rsidR="00541904" w:rsidRPr="0036239F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312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  <w:sz w:val="16"/>
                    <w:szCs w:val="16"/>
                  </w:rPr>
                </w:rPrChange>
              </w:rPr>
            </w:pPr>
            <w:r w:rsidRPr="0036239F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313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  <w:sz w:val="16"/>
                    <w:szCs w:val="16"/>
                  </w:rPr>
                </w:rPrChange>
              </w:rPr>
              <w:t>1</w:t>
            </w:r>
          </w:p>
        </w:tc>
        <w:tc>
          <w:tcPr>
            <w:tcW w:w="6095" w:type="dxa"/>
            <w:vAlign w:val="center"/>
          </w:tcPr>
          <w:p w14:paraId="19E3CBB3" w14:textId="441296C5" w:rsidR="00541904" w:rsidRPr="00B42DE8" w:rsidRDefault="00541904" w:rsidP="00B42DE8">
            <w:pPr>
              <w:pStyle w:val="a5"/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r w:rsidRPr="00541904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</w:rPr>
              <w:t>만기 적합성:</w:t>
            </w:r>
            <w:r w:rsidRPr="00541904"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  <w:t xml:space="preserve"> 상품 만기가 '12주 자금수지 예측'상의 자금 소요 시점과 일치하는가?</w:t>
            </w:r>
          </w:p>
        </w:tc>
        <w:tc>
          <w:tcPr>
            <w:tcW w:w="851" w:type="dxa"/>
            <w:vAlign w:val="center"/>
          </w:tcPr>
          <w:p w14:paraId="530A44C1" w14:textId="77777777" w:rsidR="00541904" w:rsidRPr="00B42DE8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r w:rsidRPr="00B42DE8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</w:rPr>
              <w:t>□</w:t>
            </w:r>
          </w:p>
        </w:tc>
        <w:tc>
          <w:tcPr>
            <w:tcW w:w="0" w:type="auto"/>
            <w:vAlign w:val="center"/>
          </w:tcPr>
          <w:p w14:paraId="4BFC78D4" w14:textId="77777777" w:rsidR="00541904" w:rsidRPr="00B42DE8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r w:rsidRPr="00B42DE8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</w:rPr>
              <w:t>□</w:t>
            </w:r>
          </w:p>
        </w:tc>
      </w:tr>
      <w:tr w:rsidR="00541904" w:rsidRPr="00B42DE8" w14:paraId="501DEED5" w14:textId="77777777" w:rsidTr="00B42DE8">
        <w:tc>
          <w:tcPr>
            <w:tcW w:w="0" w:type="auto"/>
            <w:vAlign w:val="center"/>
          </w:tcPr>
          <w:p w14:paraId="30053D18" w14:textId="77777777" w:rsidR="00541904" w:rsidRPr="0036239F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314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  <w:sz w:val="16"/>
                    <w:szCs w:val="16"/>
                  </w:rPr>
                </w:rPrChange>
              </w:rPr>
            </w:pPr>
            <w:r w:rsidRPr="0036239F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315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  <w:sz w:val="16"/>
                    <w:szCs w:val="16"/>
                  </w:rPr>
                </w:rPrChange>
              </w:rPr>
              <w:t>2</w:t>
            </w:r>
          </w:p>
        </w:tc>
        <w:tc>
          <w:tcPr>
            <w:tcW w:w="6095" w:type="dxa"/>
            <w:vAlign w:val="center"/>
          </w:tcPr>
          <w:p w14:paraId="54058A53" w14:textId="0BD77FE0" w:rsidR="00541904" w:rsidRPr="00B42DE8" w:rsidRDefault="00103DFC" w:rsidP="00B42DE8">
            <w:pPr>
              <w:pStyle w:val="a5"/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r w:rsidRPr="00103DFC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</w:rPr>
              <w:t>중도해지 편의성:</w:t>
            </w:r>
            <w:r w:rsidRPr="00103DFC"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  <w:t xml:space="preserve"> 긴급 자금 수요 시 중도해지가 가능하며 페널티가 과도하지 않은가?</w:t>
            </w:r>
          </w:p>
        </w:tc>
        <w:tc>
          <w:tcPr>
            <w:tcW w:w="851" w:type="dxa"/>
            <w:vAlign w:val="center"/>
          </w:tcPr>
          <w:p w14:paraId="73986C5D" w14:textId="77777777" w:rsidR="00541904" w:rsidRPr="00B42DE8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r w:rsidRPr="00B42DE8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</w:rPr>
              <w:t>□</w:t>
            </w:r>
          </w:p>
        </w:tc>
        <w:tc>
          <w:tcPr>
            <w:tcW w:w="0" w:type="auto"/>
            <w:vAlign w:val="center"/>
          </w:tcPr>
          <w:p w14:paraId="3982204D" w14:textId="77777777" w:rsidR="00541904" w:rsidRPr="00B42DE8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r w:rsidRPr="00B42DE8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</w:rPr>
              <w:t>□</w:t>
            </w:r>
          </w:p>
        </w:tc>
      </w:tr>
      <w:tr w:rsidR="00541904" w:rsidRPr="00B42DE8" w14:paraId="4B790EC3" w14:textId="77777777" w:rsidTr="00B42DE8">
        <w:tc>
          <w:tcPr>
            <w:tcW w:w="0" w:type="auto"/>
            <w:vAlign w:val="center"/>
          </w:tcPr>
          <w:p w14:paraId="27603873" w14:textId="77777777" w:rsidR="00541904" w:rsidRPr="0036239F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316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  <w:sz w:val="16"/>
                    <w:szCs w:val="16"/>
                  </w:rPr>
                </w:rPrChange>
              </w:rPr>
            </w:pPr>
            <w:r w:rsidRPr="0036239F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317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  <w:sz w:val="16"/>
                    <w:szCs w:val="16"/>
                  </w:rPr>
                </w:rPrChange>
              </w:rPr>
              <w:t>3</w:t>
            </w:r>
          </w:p>
        </w:tc>
        <w:tc>
          <w:tcPr>
            <w:tcW w:w="6095" w:type="dxa"/>
            <w:vAlign w:val="center"/>
          </w:tcPr>
          <w:p w14:paraId="316249CD" w14:textId="2F701A22" w:rsidR="00541904" w:rsidRPr="00B42DE8" w:rsidRDefault="00103DFC" w:rsidP="00B42DE8">
            <w:pPr>
              <w:pStyle w:val="a5"/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r w:rsidRPr="00103DFC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</w:rPr>
              <w:t>수익 경쟁력:</w:t>
            </w:r>
            <w:r w:rsidRPr="00103DFC"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  <w:t xml:space="preserve"> 제시 금리가 동일 등급 금융기관의 벤치마크 금리보다 우월한가?</w:t>
            </w:r>
          </w:p>
        </w:tc>
        <w:tc>
          <w:tcPr>
            <w:tcW w:w="851" w:type="dxa"/>
            <w:vAlign w:val="center"/>
          </w:tcPr>
          <w:p w14:paraId="22B615E4" w14:textId="77777777" w:rsidR="00541904" w:rsidRPr="00B42DE8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r w:rsidRPr="00B42DE8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</w:rPr>
              <w:t>□</w:t>
            </w:r>
          </w:p>
        </w:tc>
        <w:tc>
          <w:tcPr>
            <w:tcW w:w="0" w:type="auto"/>
            <w:vAlign w:val="center"/>
          </w:tcPr>
          <w:p w14:paraId="3E728C31" w14:textId="77777777" w:rsidR="00541904" w:rsidRPr="00B42DE8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r w:rsidRPr="00B42DE8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</w:rPr>
              <w:t>□</w:t>
            </w:r>
          </w:p>
        </w:tc>
      </w:tr>
      <w:tr w:rsidR="00541904" w:rsidRPr="00B42DE8" w14:paraId="49E7F16E" w14:textId="77777777" w:rsidTr="00B42DE8">
        <w:tc>
          <w:tcPr>
            <w:tcW w:w="0" w:type="auto"/>
            <w:vAlign w:val="center"/>
          </w:tcPr>
          <w:p w14:paraId="7E383C4E" w14:textId="77777777" w:rsidR="00541904" w:rsidRPr="0036239F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318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  <w:sz w:val="16"/>
                    <w:szCs w:val="16"/>
                  </w:rPr>
                </w:rPrChange>
              </w:rPr>
            </w:pPr>
            <w:r w:rsidRPr="0036239F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319" w:author="Matthew Yeansoo Jeong" w:date="2026-01-20T14:06:00Z" w16du:dateUtc="2026-01-20T05:06:00Z">
                  <w:rPr>
                    <w:rFonts w:ascii="맑은 고딕 Semilight" w:eastAsia="맑은 고딕 Semilight" w:hAnsi="맑은 고딕 Semilight" w:cs="맑은 고딕 Semilight"/>
                    <w:sz w:val="16"/>
                    <w:szCs w:val="16"/>
                  </w:rPr>
                </w:rPrChange>
              </w:rPr>
              <w:t>4</w:t>
            </w:r>
          </w:p>
        </w:tc>
        <w:tc>
          <w:tcPr>
            <w:tcW w:w="6095" w:type="dxa"/>
            <w:vAlign w:val="center"/>
          </w:tcPr>
          <w:p w14:paraId="4E6E8B00" w14:textId="7AB66EF2" w:rsidR="00541904" w:rsidRPr="00B42DE8" w:rsidRDefault="00103DFC" w:rsidP="00B42DE8">
            <w:pPr>
              <w:pStyle w:val="a5"/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r w:rsidRPr="00103DFC">
              <w:rPr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</w:rPr>
              <w:t>상품 단순성:</w:t>
            </w:r>
            <w:r w:rsidRPr="00103DFC"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  <w:t xml:space="preserve"> 구조가 복잡하지 않은 Plain Vanilla 상품(예금, </w:t>
            </w:r>
            <w:del w:id="2320" w:author="Matthew Yeansoo Jeong" w:date="2026-01-20T11:39:00Z" w16du:dateUtc="2026-01-20T02:39:00Z">
              <w:r w:rsidRPr="00103DFC" w:rsidDel="00423F9F">
                <w:rPr>
                  <w:rFonts w:ascii="맑은 고딕 Semilight" w:eastAsia="맑은 고딕 Semilight" w:hAnsi="맑은 고딕 Semilight" w:cs="맑은 고딕 Semilight"/>
                  <w:sz w:val="16"/>
                  <w:szCs w:val="16"/>
                </w:rPr>
                <w:delText xml:space="preserve">MMT </w:delText>
              </w:r>
            </w:del>
            <w:ins w:id="2321" w:author="Matthew Yeansoo Jeong" w:date="2026-01-20T11:39:00Z" w16du:dateUtc="2026-01-20T02:39:00Z">
              <w:r w:rsidR="00423F9F">
                <w:rPr>
                  <w:rFonts w:ascii="맑은 고딕 Semilight" w:eastAsia="맑은 고딕 Semilight" w:hAnsi="맑은 고딕 Semilight" w:cs="맑은 고딕 Semilight" w:hint="eastAsia"/>
                  <w:sz w:val="16"/>
                  <w:szCs w:val="16"/>
                </w:rPr>
                <w:t>중금채</w:t>
              </w:r>
              <w:r w:rsidR="00423F9F" w:rsidRPr="00103DFC">
                <w:rPr>
                  <w:rFonts w:ascii="맑은 고딕 Semilight" w:eastAsia="맑은 고딕 Semilight" w:hAnsi="맑은 고딕 Semilight" w:cs="맑은 고딕 Semilight"/>
                  <w:sz w:val="16"/>
                  <w:szCs w:val="16"/>
                </w:rPr>
                <w:t xml:space="preserve"> </w:t>
              </w:r>
            </w:ins>
            <w:r w:rsidRPr="00103DFC"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  <w:t>등)인가?</w:t>
            </w:r>
          </w:p>
        </w:tc>
        <w:tc>
          <w:tcPr>
            <w:tcW w:w="851" w:type="dxa"/>
            <w:vAlign w:val="center"/>
          </w:tcPr>
          <w:p w14:paraId="01D752D9" w14:textId="77777777" w:rsidR="00541904" w:rsidRPr="00B42DE8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r w:rsidRPr="00B42DE8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</w:rPr>
              <w:t>□</w:t>
            </w:r>
          </w:p>
        </w:tc>
        <w:tc>
          <w:tcPr>
            <w:tcW w:w="0" w:type="auto"/>
            <w:vAlign w:val="center"/>
          </w:tcPr>
          <w:p w14:paraId="3C920C20" w14:textId="77777777" w:rsidR="00541904" w:rsidRPr="00B42DE8" w:rsidRDefault="00541904" w:rsidP="00B42DE8">
            <w:pPr>
              <w:pStyle w:val="a5"/>
              <w:jc w:val="center"/>
              <w:rPr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r w:rsidRPr="00B42DE8">
              <w:rPr>
                <w:rFonts w:ascii="맑은 고딕 Semilight" w:eastAsia="맑은 고딕 Semilight" w:hAnsi="맑은 고딕 Semilight" w:cs="맑은 고딕 Semilight" w:hint="eastAsia"/>
                <w:sz w:val="16"/>
                <w:szCs w:val="16"/>
              </w:rPr>
              <w:t>□</w:t>
            </w:r>
          </w:p>
        </w:tc>
      </w:tr>
      <w:tr w:rsidR="001D2468" w:rsidRPr="00B42DE8" w14:paraId="5A106273" w14:textId="77777777" w:rsidTr="00B42DE8">
        <w:trPr>
          <w:ins w:id="2322" w:author="Matthew Yeansoo Jeong" w:date="2026-01-20T11:33:00Z"/>
        </w:trPr>
        <w:tc>
          <w:tcPr>
            <w:tcW w:w="0" w:type="auto"/>
            <w:vAlign w:val="center"/>
          </w:tcPr>
          <w:p w14:paraId="5528D555" w14:textId="06B7E905" w:rsidR="001D2468" w:rsidRPr="0036239F" w:rsidRDefault="001D2468" w:rsidP="001D2468">
            <w:pPr>
              <w:pStyle w:val="a5"/>
              <w:jc w:val="center"/>
              <w:rPr>
                <w:ins w:id="2323" w:author="Matthew Yeansoo Jeong" w:date="2026-01-20T11:33:00Z" w16du:dateUtc="2026-01-20T02:33:00Z"/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324" w:author="Matthew Yeansoo Jeong" w:date="2026-01-20T14:06:00Z" w16du:dateUtc="2026-01-20T05:06:00Z">
                  <w:rPr>
                    <w:ins w:id="2325" w:author="Matthew Yeansoo Jeong" w:date="2026-01-20T11:33:00Z" w16du:dateUtc="2026-01-20T02:33:00Z"/>
                    <w:rFonts w:ascii="맑은 고딕 Semilight" w:eastAsia="맑은 고딕 Semilight" w:hAnsi="맑은 고딕 Semilight" w:cs="맑은 고딕 Semilight"/>
                    <w:sz w:val="16"/>
                    <w:szCs w:val="16"/>
                  </w:rPr>
                </w:rPrChange>
              </w:rPr>
            </w:pPr>
            <w:ins w:id="2326" w:author="Matthew Yeansoo Jeong" w:date="2026-01-20T11:33:00Z" w16du:dateUtc="2026-01-20T02:33:00Z">
              <w:r w:rsidRPr="0036239F">
                <w:rPr>
                  <w:rFonts w:ascii="맑은 고딕 Semilight" w:eastAsia="맑은 고딕 Semilight" w:hAnsi="맑은 고딕 Semilight" w:cs="맑은 고딕 Semilight"/>
                  <w:b/>
                  <w:bCs/>
                  <w:sz w:val="16"/>
                  <w:szCs w:val="16"/>
                  <w:rPrChange w:id="2327" w:author="Matthew Yeansoo Jeong" w:date="2026-01-20T14:06:00Z" w16du:dateUtc="2026-01-20T05:06:00Z">
                    <w:rPr>
                      <w:rFonts w:ascii="맑은 고딕 Semilight" w:eastAsia="맑은 고딕 Semilight" w:hAnsi="맑은 고딕 Semilight" w:cs="맑은 고딕 Semilight"/>
                      <w:sz w:val="16"/>
                      <w:szCs w:val="16"/>
                    </w:rPr>
                  </w:rPrChange>
                </w:rPr>
                <w:t>5</w:t>
              </w:r>
            </w:ins>
          </w:p>
        </w:tc>
        <w:tc>
          <w:tcPr>
            <w:tcW w:w="6095" w:type="dxa"/>
            <w:vAlign w:val="center"/>
          </w:tcPr>
          <w:p w14:paraId="1A8D098E" w14:textId="6D3B620A" w:rsidR="001D2468" w:rsidRPr="00103DFC" w:rsidRDefault="001D2468" w:rsidP="001D2468">
            <w:pPr>
              <w:pStyle w:val="a5"/>
              <w:rPr>
                <w:ins w:id="2328" w:author="Matthew Yeansoo Jeong" w:date="2026-01-20T11:33:00Z" w16du:dateUtc="2026-01-20T02:33:00Z"/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</w:rPr>
            </w:pPr>
            <w:ins w:id="2329" w:author="Matthew Yeansoo Jeong" w:date="2026-01-20T11:33:00Z">
              <w:r w:rsidRPr="001D2468">
                <w:rPr>
                  <w:rFonts w:ascii="맑은 고딕 Semilight" w:eastAsia="맑은 고딕 Semilight" w:hAnsi="맑은 고딕 Semilight" w:cs="맑은 고딕 Semilight"/>
                  <w:b/>
                  <w:bCs/>
                  <w:sz w:val="16"/>
                  <w:szCs w:val="16"/>
                </w:rPr>
                <w:t xml:space="preserve">회계 처리: </w:t>
              </w:r>
              <w:r w:rsidRPr="001D2468">
                <w:rPr>
                  <w:rFonts w:ascii="맑은 고딕 Semilight" w:eastAsia="맑은 고딕 Semilight" w:hAnsi="맑은 고딕 Semilight" w:cs="맑은 고딕 Semilight"/>
                  <w:sz w:val="16"/>
                  <w:szCs w:val="16"/>
                  <w:rPrChange w:id="2330" w:author="Matthew Yeansoo Jeong" w:date="2026-01-20T11:33:00Z" w16du:dateUtc="2026-01-20T02:33:00Z">
                    <w:rPr>
                      <w:rFonts w:ascii="맑은 고딕 Semilight" w:eastAsia="맑은 고딕 Semilight" w:hAnsi="맑은 고딕 Semilight" w:cs="맑은 고딕 Semilight"/>
                      <w:b/>
                      <w:bCs/>
                      <w:sz w:val="16"/>
                      <w:szCs w:val="16"/>
                    </w:rPr>
                  </w:rPrChange>
                </w:rPr>
                <w:t>K-IFRS 기준 현금성자산 또는 금융상품 분류에 이견이 없는가?</w:t>
              </w:r>
            </w:ins>
          </w:p>
        </w:tc>
        <w:tc>
          <w:tcPr>
            <w:tcW w:w="851" w:type="dxa"/>
            <w:vAlign w:val="center"/>
          </w:tcPr>
          <w:p w14:paraId="2FB440BD" w14:textId="61AC54A4" w:rsidR="001D2468" w:rsidRPr="00B42DE8" w:rsidRDefault="001D2468" w:rsidP="001D2468">
            <w:pPr>
              <w:pStyle w:val="a5"/>
              <w:jc w:val="center"/>
              <w:rPr>
                <w:ins w:id="2331" w:author="Matthew Yeansoo Jeong" w:date="2026-01-20T11:33:00Z" w16du:dateUtc="2026-01-20T02:33:00Z"/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ins w:id="2332" w:author="Matthew Yeansoo Jeong" w:date="2026-01-20T11:33:00Z" w16du:dateUtc="2026-01-20T02:33:00Z">
              <w:r w:rsidRPr="00B42DE8">
                <w:rPr>
                  <w:rFonts w:ascii="맑은 고딕 Semilight" w:eastAsia="맑은 고딕 Semilight" w:hAnsi="맑은 고딕 Semilight" w:cs="맑은 고딕 Semilight" w:hint="eastAsia"/>
                  <w:sz w:val="16"/>
                  <w:szCs w:val="16"/>
                </w:rPr>
                <w:t>□</w:t>
              </w:r>
            </w:ins>
          </w:p>
        </w:tc>
        <w:tc>
          <w:tcPr>
            <w:tcW w:w="0" w:type="auto"/>
            <w:vAlign w:val="center"/>
          </w:tcPr>
          <w:p w14:paraId="31245652" w14:textId="2B37F2D8" w:rsidR="001D2468" w:rsidRPr="00B42DE8" w:rsidRDefault="001D2468" w:rsidP="001D2468">
            <w:pPr>
              <w:pStyle w:val="a5"/>
              <w:jc w:val="center"/>
              <w:rPr>
                <w:ins w:id="2333" w:author="Matthew Yeansoo Jeong" w:date="2026-01-20T11:33:00Z" w16du:dateUtc="2026-01-20T02:33:00Z"/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ins w:id="2334" w:author="Matthew Yeansoo Jeong" w:date="2026-01-20T11:33:00Z" w16du:dateUtc="2026-01-20T02:33:00Z">
              <w:r w:rsidRPr="00B42DE8">
                <w:rPr>
                  <w:rFonts w:ascii="맑은 고딕 Semilight" w:eastAsia="맑은 고딕 Semilight" w:hAnsi="맑은 고딕 Semilight" w:cs="맑은 고딕 Semilight" w:hint="eastAsia"/>
                  <w:sz w:val="16"/>
                  <w:szCs w:val="16"/>
                </w:rPr>
                <w:t>□</w:t>
              </w:r>
            </w:ins>
          </w:p>
        </w:tc>
      </w:tr>
      <w:tr w:rsidR="001D2468" w:rsidRPr="00B42DE8" w14:paraId="30326185" w14:textId="77777777" w:rsidTr="00B42DE8">
        <w:trPr>
          <w:ins w:id="2335" w:author="Matthew Yeansoo Jeong" w:date="2026-01-20T11:33:00Z"/>
        </w:trPr>
        <w:tc>
          <w:tcPr>
            <w:tcW w:w="0" w:type="auto"/>
            <w:vAlign w:val="center"/>
          </w:tcPr>
          <w:p w14:paraId="1F0B7307" w14:textId="58731777" w:rsidR="001D2468" w:rsidRPr="0036239F" w:rsidRDefault="001D2468" w:rsidP="001D2468">
            <w:pPr>
              <w:pStyle w:val="a5"/>
              <w:jc w:val="center"/>
              <w:rPr>
                <w:ins w:id="2336" w:author="Matthew Yeansoo Jeong" w:date="2026-01-20T11:33:00Z" w16du:dateUtc="2026-01-20T02:33:00Z"/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  <w:rPrChange w:id="2337" w:author="Matthew Yeansoo Jeong" w:date="2026-01-20T14:06:00Z" w16du:dateUtc="2026-01-20T05:06:00Z">
                  <w:rPr>
                    <w:ins w:id="2338" w:author="Matthew Yeansoo Jeong" w:date="2026-01-20T11:33:00Z" w16du:dateUtc="2026-01-20T02:33:00Z"/>
                    <w:rFonts w:ascii="맑은 고딕 Semilight" w:eastAsia="맑은 고딕 Semilight" w:hAnsi="맑은 고딕 Semilight" w:cs="맑은 고딕 Semilight"/>
                    <w:sz w:val="16"/>
                    <w:szCs w:val="16"/>
                  </w:rPr>
                </w:rPrChange>
              </w:rPr>
            </w:pPr>
            <w:ins w:id="2339" w:author="Matthew Yeansoo Jeong" w:date="2026-01-20T11:33:00Z" w16du:dateUtc="2026-01-20T02:33:00Z">
              <w:r w:rsidRPr="0036239F">
                <w:rPr>
                  <w:rFonts w:ascii="맑은 고딕 Semilight" w:eastAsia="맑은 고딕 Semilight" w:hAnsi="맑은 고딕 Semilight" w:cs="맑은 고딕 Semilight"/>
                  <w:b/>
                  <w:bCs/>
                  <w:sz w:val="16"/>
                  <w:szCs w:val="16"/>
                  <w:rPrChange w:id="2340" w:author="Matthew Yeansoo Jeong" w:date="2026-01-20T14:06:00Z" w16du:dateUtc="2026-01-20T05:06:00Z">
                    <w:rPr>
                      <w:rFonts w:ascii="맑은 고딕 Semilight" w:eastAsia="맑은 고딕 Semilight" w:hAnsi="맑은 고딕 Semilight" w:cs="맑은 고딕 Semilight"/>
                      <w:sz w:val="16"/>
                      <w:szCs w:val="16"/>
                    </w:rPr>
                  </w:rPrChange>
                </w:rPr>
                <w:t>6</w:t>
              </w:r>
            </w:ins>
          </w:p>
        </w:tc>
        <w:tc>
          <w:tcPr>
            <w:tcW w:w="6095" w:type="dxa"/>
            <w:vAlign w:val="center"/>
          </w:tcPr>
          <w:p w14:paraId="1548A2AC" w14:textId="48C2C057" w:rsidR="001D2468" w:rsidRPr="00103DFC" w:rsidRDefault="001D2468" w:rsidP="001D2468">
            <w:pPr>
              <w:pStyle w:val="a5"/>
              <w:rPr>
                <w:ins w:id="2341" w:author="Matthew Yeansoo Jeong" w:date="2026-01-20T11:33:00Z" w16du:dateUtc="2026-01-20T02:33:00Z"/>
                <w:rFonts w:ascii="맑은 고딕 Semilight" w:eastAsia="맑은 고딕 Semilight" w:hAnsi="맑은 고딕 Semilight" w:cs="맑은 고딕 Semilight"/>
                <w:b/>
                <w:bCs/>
                <w:sz w:val="16"/>
                <w:szCs w:val="16"/>
              </w:rPr>
            </w:pPr>
            <w:ins w:id="2342" w:author="Matthew Yeansoo Jeong" w:date="2026-01-20T11:33:00Z">
              <w:r w:rsidRPr="001D2468">
                <w:rPr>
                  <w:rFonts w:ascii="맑은 고딕 Semilight" w:eastAsia="맑은 고딕 Semilight" w:hAnsi="맑은 고딕 Semilight" w:cs="맑은 고딕 Semilight"/>
                  <w:b/>
                  <w:bCs/>
                  <w:sz w:val="16"/>
                  <w:szCs w:val="16"/>
                </w:rPr>
                <w:t>운영 효율성</w:t>
              </w:r>
              <w:r w:rsidRPr="00A6702E">
                <w:rPr>
                  <w:rFonts w:ascii="맑은 고딕 Semilight" w:eastAsia="맑은 고딕 Semilight" w:hAnsi="맑은 고딕 Semilight" w:cs="맑은 고딕 Semilight"/>
                  <w:b/>
                  <w:bCs/>
                  <w:sz w:val="16"/>
                  <w:szCs w:val="16"/>
                </w:rPr>
                <w:t>:</w:t>
              </w:r>
              <w:r w:rsidRPr="001D2468">
                <w:rPr>
                  <w:rFonts w:ascii="맑은 고딕 Semilight" w:eastAsia="맑은 고딕 Semilight" w:hAnsi="맑은 고딕 Semilight" w:cs="맑은 고딕 Semilight"/>
                  <w:sz w:val="16"/>
                  <w:szCs w:val="16"/>
                  <w:rPrChange w:id="2343" w:author="Matthew Yeansoo Jeong" w:date="2026-01-20T11:33:00Z" w16du:dateUtc="2026-01-20T02:33:00Z">
                    <w:rPr>
                      <w:rFonts w:ascii="맑은 고딕 Semilight" w:eastAsia="맑은 고딕 Semilight" w:hAnsi="맑은 고딕 Semilight" w:cs="맑은 고딕 Semilight"/>
                      <w:b/>
                      <w:bCs/>
                      <w:sz w:val="16"/>
                      <w:szCs w:val="16"/>
                    </w:rPr>
                  </w:rPrChange>
                </w:rPr>
                <w:t xml:space="preserve"> 온라인 뱅킹 등 시스템을 통한 즉시 이체 및 관리가 용이한가?</w:t>
              </w:r>
            </w:ins>
          </w:p>
        </w:tc>
        <w:tc>
          <w:tcPr>
            <w:tcW w:w="851" w:type="dxa"/>
            <w:vAlign w:val="center"/>
          </w:tcPr>
          <w:p w14:paraId="1E954CC5" w14:textId="20B52F03" w:rsidR="001D2468" w:rsidRPr="00B42DE8" w:rsidRDefault="001D2468" w:rsidP="001D2468">
            <w:pPr>
              <w:pStyle w:val="a5"/>
              <w:jc w:val="center"/>
              <w:rPr>
                <w:ins w:id="2344" w:author="Matthew Yeansoo Jeong" w:date="2026-01-20T11:33:00Z" w16du:dateUtc="2026-01-20T02:33:00Z"/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ins w:id="2345" w:author="Matthew Yeansoo Jeong" w:date="2026-01-20T11:33:00Z" w16du:dateUtc="2026-01-20T02:33:00Z">
              <w:r w:rsidRPr="00B42DE8">
                <w:rPr>
                  <w:rFonts w:ascii="맑은 고딕 Semilight" w:eastAsia="맑은 고딕 Semilight" w:hAnsi="맑은 고딕 Semilight" w:cs="맑은 고딕 Semilight" w:hint="eastAsia"/>
                  <w:sz w:val="16"/>
                  <w:szCs w:val="16"/>
                </w:rPr>
                <w:t>□</w:t>
              </w:r>
            </w:ins>
          </w:p>
        </w:tc>
        <w:tc>
          <w:tcPr>
            <w:tcW w:w="0" w:type="auto"/>
            <w:vAlign w:val="center"/>
          </w:tcPr>
          <w:p w14:paraId="60AEE274" w14:textId="61D94F25" w:rsidR="001D2468" w:rsidRPr="00B42DE8" w:rsidRDefault="001D2468" w:rsidP="001D2468">
            <w:pPr>
              <w:pStyle w:val="a5"/>
              <w:jc w:val="center"/>
              <w:rPr>
                <w:ins w:id="2346" w:author="Matthew Yeansoo Jeong" w:date="2026-01-20T11:33:00Z" w16du:dateUtc="2026-01-20T02:33:00Z"/>
                <w:rFonts w:ascii="맑은 고딕 Semilight" w:eastAsia="맑은 고딕 Semilight" w:hAnsi="맑은 고딕 Semilight" w:cs="맑은 고딕 Semilight"/>
                <w:sz w:val="16"/>
                <w:szCs w:val="16"/>
              </w:rPr>
            </w:pPr>
            <w:ins w:id="2347" w:author="Matthew Yeansoo Jeong" w:date="2026-01-20T11:33:00Z" w16du:dateUtc="2026-01-20T02:33:00Z">
              <w:r w:rsidRPr="00B42DE8">
                <w:rPr>
                  <w:rFonts w:ascii="맑은 고딕 Semilight" w:eastAsia="맑은 고딕 Semilight" w:hAnsi="맑은 고딕 Semilight" w:cs="맑은 고딕 Semilight" w:hint="eastAsia"/>
                  <w:sz w:val="16"/>
                  <w:szCs w:val="16"/>
                </w:rPr>
                <w:t>□</w:t>
              </w:r>
            </w:ins>
          </w:p>
        </w:tc>
      </w:tr>
    </w:tbl>
    <w:p w14:paraId="5980A266" w14:textId="77777777" w:rsidR="00541904" w:rsidRDefault="00541904" w:rsidP="00295CFE">
      <w:pPr>
        <w:pStyle w:val="a5"/>
        <w:rPr>
          <w:ins w:id="2348" w:author="Matthew Yeansoo Jeong" w:date="2026-01-20T11:34:00Z" w16du:dateUtc="2026-01-20T02:34:00Z"/>
          <w:rFonts w:ascii="맑은 고딕 Semilight" w:eastAsia="맑은 고딕 Semilight" w:hAnsi="맑은 고딕 Semilight" w:cs="맑은 고딕 Semilight"/>
        </w:rPr>
      </w:pPr>
    </w:p>
    <w:p w14:paraId="531D3292" w14:textId="6A57CABE" w:rsidR="00C766BF" w:rsidRPr="00C766BF" w:rsidRDefault="00C766BF" w:rsidP="00C766BF">
      <w:pPr>
        <w:pStyle w:val="a5"/>
        <w:rPr>
          <w:ins w:id="2349" w:author="Matthew Yeansoo Jeong" w:date="2026-01-20T11:35:00Z" w16du:dateUtc="2026-01-20T02:35:00Z"/>
          <w:rFonts w:ascii="맑은 고딕 Semilight" w:eastAsia="맑은 고딕 Semilight" w:hAnsi="맑은 고딕 Semilight" w:cs="맑은 고딕 Semilight"/>
          <w:b/>
          <w:bCs/>
          <w:rPrChange w:id="2350" w:author="Matthew Yeansoo Jeong" w:date="2026-01-20T11:36:00Z" w16du:dateUtc="2026-01-20T02:36:00Z">
            <w:rPr>
              <w:ins w:id="2351" w:author="Matthew Yeansoo Jeong" w:date="2026-01-20T11:35:00Z" w16du:dateUtc="2026-01-20T02:35:00Z"/>
              <w:rFonts w:ascii="맑은 고딕 Semilight" w:eastAsia="맑은 고딕 Semilight" w:hAnsi="맑은 고딕 Semilight" w:cs="맑은 고딕 Semilight"/>
              <w:b/>
              <w:bCs/>
              <w:sz w:val="22"/>
              <w:szCs w:val="22"/>
            </w:rPr>
          </w:rPrChange>
        </w:rPr>
      </w:pPr>
      <w:ins w:id="2352" w:author="Matthew Yeansoo Jeong" w:date="2026-01-20T11:35:00Z" w16du:dateUtc="2026-01-20T02:35:00Z">
        <w:r w:rsidRPr="00C766BF">
          <w:rPr>
            <w:rFonts w:ascii="맑은 고딕 Semilight" w:eastAsia="맑은 고딕 Semilight" w:hAnsi="맑은 고딕 Semilight" w:cs="맑은 고딕 Semilight"/>
            <w:b/>
            <w:bCs/>
            <w:rPrChange w:id="2353" w:author="Matthew Yeansoo Jeong" w:date="2026-01-20T11:36:00Z" w16du:dateUtc="2026-01-20T02:36:00Z">
              <w:rPr>
                <w:rFonts w:ascii="맑은 고딕 Semilight" w:eastAsia="맑은 고딕 Semilight" w:hAnsi="맑은 고딕 Semilight" w:cs="맑은 고딕 Semilight"/>
                <w:b/>
                <w:bCs/>
                <w:sz w:val="22"/>
                <w:szCs w:val="22"/>
              </w:rPr>
            </w:rPrChange>
          </w:rPr>
          <w:t xml:space="preserve">3. </w:t>
        </w:r>
        <w:r w:rsidRPr="00C766BF">
          <w:rPr>
            <w:rFonts w:ascii="맑은 고딕 Semilight" w:eastAsia="맑은 고딕 Semilight" w:hAnsi="맑은 고딕 Semilight" w:cs="맑은 고딕 Semilight" w:hint="eastAsia"/>
            <w:b/>
            <w:bCs/>
            <w:rPrChange w:id="2354" w:author="Matthew Yeansoo Jeong" w:date="2026-01-20T11:36:00Z" w16du:dateUtc="2026-01-20T02:36:00Z">
              <w:rPr>
                <w:rFonts w:ascii="맑은 고딕 Semilight" w:eastAsia="맑은 고딕 Semilight" w:hAnsi="맑은 고딕 Semilight" w:cs="맑은 고딕 Semilight" w:hint="eastAsia"/>
                <w:b/>
                <w:bCs/>
                <w:sz w:val="22"/>
                <w:szCs w:val="22"/>
              </w:rPr>
            </w:rPrChange>
          </w:rPr>
          <w:t>최종평가</w:t>
        </w:r>
      </w:ins>
    </w:p>
    <w:tbl>
      <w:tblPr>
        <w:tblStyle w:val="a6"/>
        <w:tblW w:w="0" w:type="auto"/>
        <w:tblLook w:val="04A0" w:firstRow="1" w:lastRow="0" w:firstColumn="1" w:lastColumn="0" w:noHBand="0" w:noVBand="1"/>
        <w:tblPrChange w:id="2355" w:author="Matthew Yeansoo Jeong" w:date="2026-01-20T11:38:00Z" w16du:dateUtc="2026-01-20T02:38:00Z">
          <w:tblPr>
            <w:tblStyle w:val="a6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271"/>
        <w:gridCol w:w="5387"/>
        <w:gridCol w:w="1836"/>
        <w:tblGridChange w:id="2356">
          <w:tblGrid>
            <w:gridCol w:w="1271"/>
            <w:gridCol w:w="1560"/>
            <w:gridCol w:w="2831"/>
            <w:gridCol w:w="996"/>
            <w:gridCol w:w="1836"/>
          </w:tblGrid>
        </w:tblGridChange>
      </w:tblGrid>
      <w:tr w:rsidR="00C766BF" w14:paraId="6097C35E" w14:textId="77777777" w:rsidTr="00AE02C7">
        <w:trPr>
          <w:ins w:id="2357" w:author="Matthew Yeansoo Jeong" w:date="2026-01-20T11:36:00Z"/>
        </w:trPr>
        <w:tc>
          <w:tcPr>
            <w:tcW w:w="1271" w:type="dxa"/>
            <w:shd w:val="clear" w:color="auto" w:fill="BFBFBF" w:themeFill="background1" w:themeFillShade="BF"/>
            <w:tcPrChange w:id="2358" w:author="Matthew Yeansoo Jeong" w:date="2026-01-20T11:38:00Z" w16du:dateUtc="2026-01-20T02:38:00Z">
              <w:tcPr>
                <w:tcW w:w="2831" w:type="dxa"/>
                <w:gridSpan w:val="2"/>
              </w:tcPr>
            </w:tcPrChange>
          </w:tcPr>
          <w:p w14:paraId="555D288D" w14:textId="38ED0BE0" w:rsidR="00C766BF" w:rsidRPr="00AE02C7" w:rsidRDefault="005A755A">
            <w:pPr>
              <w:pStyle w:val="a5"/>
              <w:jc w:val="center"/>
              <w:rPr>
                <w:ins w:id="2359" w:author="Matthew Yeansoo Jeong" w:date="2026-01-20T11:36:00Z" w16du:dateUtc="2026-01-20T02:36:00Z"/>
                <w:rFonts w:ascii="맑은 고딕 Semilight" w:eastAsia="맑은 고딕 Semilight" w:hAnsi="맑은 고딕 Semilight" w:cs="맑은 고딕 Semilight"/>
                <w:b/>
                <w:bCs/>
                <w:rPrChange w:id="2360" w:author="Matthew Yeansoo Jeong" w:date="2026-01-20T11:37:00Z" w16du:dateUtc="2026-01-20T02:37:00Z">
                  <w:rPr>
                    <w:ins w:id="2361" w:author="Matthew Yeansoo Jeong" w:date="2026-01-20T11:36:00Z" w16du:dateUtc="2026-01-20T02:36:00Z"/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362" w:author="Matthew Yeansoo Jeong" w:date="2026-01-20T11:37:00Z" w16du:dateUtc="2026-01-20T02:37:00Z">
                <w:pPr>
                  <w:pStyle w:val="a5"/>
                </w:pPr>
              </w:pPrChange>
            </w:pPr>
            <w:ins w:id="2363" w:author="Matthew Yeansoo Jeong" w:date="2026-01-20T11:37:00Z" w16du:dateUtc="2026-01-20T02:37:00Z">
              <w:r w:rsidRPr="00AE02C7">
                <w:rPr>
                  <w:rFonts w:ascii="맑은 고딕 Semilight" w:eastAsia="맑은 고딕 Semilight" w:hAnsi="맑은 고딕 Semilight" w:cs="맑은 고딕 Semilight" w:hint="eastAsia"/>
                  <w:b/>
                  <w:bCs/>
                  <w:rPrChange w:id="2364" w:author="Matthew Yeansoo Jeong" w:date="2026-01-20T11:37:00Z" w16du:dateUtc="2026-01-20T02:37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평가</w:t>
              </w:r>
              <w:r w:rsidRPr="00AE02C7">
                <w:rPr>
                  <w:rFonts w:ascii="맑은 고딕 Semilight" w:eastAsia="맑은 고딕 Semilight" w:hAnsi="맑은 고딕 Semilight" w:cs="맑은 고딕 Semilight"/>
                  <w:b/>
                  <w:bCs/>
                  <w:rPrChange w:id="2365" w:author="Matthew Yeansoo Jeong" w:date="2026-01-20T11:37:00Z" w16du:dateUtc="2026-01-20T02:37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 합계</w:t>
              </w:r>
            </w:ins>
          </w:p>
        </w:tc>
        <w:tc>
          <w:tcPr>
            <w:tcW w:w="5387" w:type="dxa"/>
            <w:shd w:val="clear" w:color="auto" w:fill="BFBFBF" w:themeFill="background1" w:themeFillShade="BF"/>
            <w:tcPrChange w:id="2366" w:author="Matthew Yeansoo Jeong" w:date="2026-01-20T11:38:00Z" w16du:dateUtc="2026-01-20T02:38:00Z">
              <w:tcPr>
                <w:tcW w:w="2831" w:type="dxa"/>
              </w:tcPr>
            </w:tcPrChange>
          </w:tcPr>
          <w:p w14:paraId="71E97CFD" w14:textId="1B220158" w:rsidR="00C766BF" w:rsidRPr="00AE02C7" w:rsidRDefault="00A6702E">
            <w:pPr>
              <w:pStyle w:val="a5"/>
              <w:jc w:val="center"/>
              <w:rPr>
                <w:ins w:id="2367" w:author="Matthew Yeansoo Jeong" w:date="2026-01-20T11:36:00Z" w16du:dateUtc="2026-01-20T02:36:00Z"/>
                <w:rFonts w:ascii="맑은 고딕 Semilight" w:eastAsia="맑은 고딕 Semilight" w:hAnsi="맑은 고딕 Semilight" w:cs="맑은 고딕 Semilight"/>
                <w:b/>
                <w:bCs/>
                <w:rPrChange w:id="2368" w:author="Matthew Yeansoo Jeong" w:date="2026-01-20T11:37:00Z" w16du:dateUtc="2026-01-20T02:37:00Z">
                  <w:rPr>
                    <w:ins w:id="2369" w:author="Matthew Yeansoo Jeong" w:date="2026-01-20T11:36:00Z" w16du:dateUtc="2026-01-20T02:36:00Z"/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370" w:author="Matthew Yeansoo Jeong" w:date="2026-01-20T11:37:00Z" w16du:dateUtc="2026-01-20T02:37:00Z">
                <w:pPr>
                  <w:pStyle w:val="a5"/>
                </w:pPr>
              </w:pPrChange>
            </w:pPr>
            <w:ins w:id="2371" w:author="Matthew Yeansoo Jeong" w:date="2026-01-20T11:37:00Z" w16du:dateUtc="2026-01-20T02:37:00Z">
              <w:r w:rsidRPr="00AE02C7">
                <w:rPr>
                  <w:rFonts w:ascii="맑은 고딕 Semilight" w:eastAsia="맑은 고딕 Semilight" w:hAnsi="맑은 고딕 Semilight" w:cs="맑은 고딕 Semilight" w:hint="eastAsia"/>
                  <w:b/>
                  <w:bCs/>
                  <w:rPrChange w:id="2372" w:author="Matthew Yeansoo Jeong" w:date="2026-01-20T11:37:00Z" w16du:dateUtc="2026-01-20T02:37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판정결과</w:t>
              </w:r>
            </w:ins>
          </w:p>
        </w:tc>
        <w:tc>
          <w:tcPr>
            <w:tcW w:w="1836" w:type="dxa"/>
            <w:shd w:val="clear" w:color="auto" w:fill="BFBFBF" w:themeFill="background1" w:themeFillShade="BF"/>
            <w:tcPrChange w:id="2373" w:author="Matthew Yeansoo Jeong" w:date="2026-01-20T11:38:00Z" w16du:dateUtc="2026-01-20T02:38:00Z">
              <w:tcPr>
                <w:tcW w:w="2832" w:type="dxa"/>
                <w:gridSpan w:val="2"/>
              </w:tcPr>
            </w:tcPrChange>
          </w:tcPr>
          <w:p w14:paraId="256CF8F6" w14:textId="5A729134" w:rsidR="00C766BF" w:rsidRPr="00AE02C7" w:rsidRDefault="00A6702E">
            <w:pPr>
              <w:pStyle w:val="a5"/>
              <w:jc w:val="center"/>
              <w:rPr>
                <w:ins w:id="2374" w:author="Matthew Yeansoo Jeong" w:date="2026-01-20T11:36:00Z" w16du:dateUtc="2026-01-20T02:36:00Z"/>
                <w:rFonts w:ascii="맑은 고딕 Semilight" w:eastAsia="맑은 고딕 Semilight" w:hAnsi="맑은 고딕 Semilight" w:cs="맑은 고딕 Semilight"/>
                <w:b/>
                <w:bCs/>
                <w:rPrChange w:id="2375" w:author="Matthew Yeansoo Jeong" w:date="2026-01-20T11:37:00Z" w16du:dateUtc="2026-01-20T02:37:00Z">
                  <w:rPr>
                    <w:ins w:id="2376" w:author="Matthew Yeansoo Jeong" w:date="2026-01-20T11:36:00Z" w16du:dateUtc="2026-01-20T02:36:00Z"/>
                    <w:rFonts w:ascii="맑은 고딕 Semilight" w:eastAsia="맑은 고딕 Semilight" w:hAnsi="맑은 고딕 Semilight" w:cs="맑은 고딕 Semilight"/>
                  </w:rPr>
                </w:rPrChange>
              </w:rPr>
              <w:pPrChange w:id="2377" w:author="Matthew Yeansoo Jeong" w:date="2026-01-20T11:37:00Z" w16du:dateUtc="2026-01-20T02:37:00Z">
                <w:pPr>
                  <w:pStyle w:val="a5"/>
                </w:pPr>
              </w:pPrChange>
            </w:pPr>
            <w:ins w:id="2378" w:author="Matthew Yeansoo Jeong" w:date="2026-01-20T11:37:00Z" w16du:dateUtc="2026-01-20T02:37:00Z">
              <w:r w:rsidRPr="00AE02C7">
                <w:rPr>
                  <w:rFonts w:ascii="맑은 고딕 Semilight" w:eastAsia="맑은 고딕 Semilight" w:hAnsi="맑은 고딕 Semilight" w:cs="맑은 고딕 Semilight" w:hint="eastAsia"/>
                  <w:b/>
                  <w:bCs/>
                  <w:rPrChange w:id="2379" w:author="Matthew Yeansoo Jeong" w:date="2026-01-20T11:37:00Z" w16du:dateUtc="2026-01-20T02:37:00Z">
                    <w:rPr>
                      <w:rFonts w:ascii="맑은 고딕 Semilight" w:eastAsia="맑은 고딕 Semilight" w:hAnsi="맑은 고딕 Semilight" w:cs="맑은 고딕 Semilight" w:hint="eastAsia"/>
                    </w:rPr>
                  </w:rPrChange>
                </w:rPr>
                <w:t>최종</w:t>
              </w:r>
              <w:r w:rsidRPr="00AE02C7">
                <w:rPr>
                  <w:rFonts w:ascii="맑은 고딕 Semilight" w:eastAsia="맑은 고딕 Semilight" w:hAnsi="맑은 고딕 Semilight" w:cs="맑은 고딕 Semilight"/>
                  <w:b/>
                  <w:bCs/>
                  <w:rPrChange w:id="2380" w:author="Matthew Yeansoo Jeong" w:date="2026-01-20T11:37:00Z" w16du:dateUtc="2026-01-20T02:37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 승인 여부</w:t>
              </w:r>
            </w:ins>
          </w:p>
        </w:tc>
      </w:tr>
      <w:tr w:rsidR="005A755A" w14:paraId="727DDFAA" w14:textId="77777777" w:rsidTr="0023488D">
        <w:trPr>
          <w:ins w:id="2381" w:author="Matthew Yeansoo Jeong" w:date="2026-01-20T11:36:00Z"/>
        </w:trPr>
        <w:tc>
          <w:tcPr>
            <w:tcW w:w="1271" w:type="dxa"/>
            <w:vMerge w:val="restart"/>
          </w:tcPr>
          <w:p w14:paraId="392ECA5C" w14:textId="4B4F6BFA" w:rsidR="005A755A" w:rsidRPr="00A6702E" w:rsidRDefault="00A6702E" w:rsidP="00C766BF">
            <w:pPr>
              <w:pStyle w:val="a5"/>
              <w:rPr>
                <w:ins w:id="2382" w:author="Matthew Yeansoo Jeong" w:date="2026-01-20T11:36:00Z" w16du:dateUtc="2026-01-20T02:36:00Z"/>
                <w:rFonts w:ascii="맑은 고딕 Semilight" w:eastAsia="맑은 고딕 Semilight" w:hAnsi="맑은 고딕 Semilight" w:cs="맑은 고딕 Semilight"/>
              </w:rPr>
            </w:pPr>
            <w:ins w:id="2383" w:author="Matthew Yeansoo Jeong" w:date="2026-01-20T11:37:00Z" w16du:dateUtc="2026-01-20T02:37:00Z">
              <w:r>
                <w:rPr>
                  <w:rFonts w:ascii="맑은 고딕 Semilight" w:eastAsia="맑은 고딕 Semilight" w:hAnsi="맑은 고딕 Semilight" w:cs="맑은 고딕 Semilight" w:hint="eastAsia"/>
                  <w:u w:val="single"/>
                </w:rPr>
                <w:lastRenderedPageBreak/>
                <w:t xml:space="preserve">    </w:t>
              </w:r>
              <w:r>
                <w:rPr>
                  <w:rFonts w:ascii="맑은 고딕 Semilight" w:eastAsia="맑은 고딕 Semilight" w:hAnsi="맑은 고딕 Semilight" w:cs="맑은 고딕 Semilight" w:hint="eastAsia"/>
                </w:rPr>
                <w:t xml:space="preserve"> / 10점</w:t>
              </w:r>
            </w:ins>
          </w:p>
        </w:tc>
        <w:tc>
          <w:tcPr>
            <w:tcW w:w="5387" w:type="dxa"/>
          </w:tcPr>
          <w:p w14:paraId="531603C3" w14:textId="7AD97A5C" w:rsidR="005A755A" w:rsidRPr="00AE02C7" w:rsidRDefault="00A6702E" w:rsidP="00C766BF">
            <w:pPr>
              <w:pStyle w:val="a5"/>
              <w:rPr>
                <w:ins w:id="2384" w:author="Matthew Yeansoo Jeong" w:date="2026-01-20T11:36:00Z" w16du:dateUtc="2026-01-20T02:36:00Z"/>
                <w:rFonts w:ascii="맑은 고딕 Semilight" w:eastAsia="맑은 고딕 Semilight" w:hAnsi="맑은 고딕 Semilight" w:cs="맑은 고딕 Semilight"/>
                <w:sz w:val="18"/>
                <w:szCs w:val="18"/>
                <w:rPrChange w:id="2385" w:author="Matthew Yeansoo Jeong" w:date="2026-01-20T11:38:00Z" w16du:dateUtc="2026-01-20T02:38:00Z">
                  <w:rPr>
                    <w:ins w:id="2386" w:author="Matthew Yeansoo Jeong" w:date="2026-01-20T11:36:00Z" w16du:dateUtc="2026-01-20T02:36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2387" w:author="Matthew Yeansoo Jeong" w:date="2026-01-20T11:37:00Z">
              <w:r w:rsidRPr="00AE02C7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388" w:author="Matthew Yeansoo Jeong" w:date="2026-01-20T11:38:00Z" w16du:dateUtc="2026-01-20T02:38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□ </w:t>
              </w:r>
              <w:r w:rsidRPr="00AE02C7">
                <w:rPr>
                  <w:rFonts w:ascii="맑은 고딕 Semilight" w:eastAsia="맑은 고딕 Semilight" w:hAnsi="맑은 고딕 Semilight" w:cs="맑은 고딕 Semilight"/>
                  <w:b/>
                  <w:bCs/>
                  <w:sz w:val="18"/>
                  <w:szCs w:val="18"/>
                  <w:rPrChange w:id="2389" w:author="Matthew Yeansoo Jeong" w:date="2026-01-20T11:38:00Z" w16du:dateUtc="2026-01-20T02:38:00Z">
                    <w:rPr>
                      <w:rFonts w:ascii="맑은 고딕 Semilight" w:eastAsia="맑은 고딕 Semilight" w:hAnsi="맑은 고딕 Semilight" w:cs="맑은 고딕 Semilight"/>
                      <w:b/>
                      <w:bCs/>
                    </w:rPr>
                  </w:rPrChange>
                </w:rPr>
                <w:t>적격</w:t>
              </w:r>
              <w:r w:rsidRPr="00AE02C7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390" w:author="Matthew Yeansoo Jeong" w:date="2026-01-20T11:38:00Z" w16du:dateUtc="2026-01-20T02:38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 (필수항목 전원 Pass 및 7점 이상)</w:t>
              </w:r>
            </w:ins>
          </w:p>
        </w:tc>
        <w:tc>
          <w:tcPr>
            <w:tcW w:w="1836" w:type="dxa"/>
          </w:tcPr>
          <w:p w14:paraId="0E9B2F9A" w14:textId="122DA57C" w:rsidR="005A755A" w:rsidRPr="00AE02C7" w:rsidRDefault="00AE02C7" w:rsidP="00C766BF">
            <w:pPr>
              <w:pStyle w:val="a5"/>
              <w:rPr>
                <w:ins w:id="2391" w:author="Matthew Yeansoo Jeong" w:date="2026-01-20T11:36:00Z" w16du:dateUtc="2026-01-20T02:36:00Z"/>
                <w:rFonts w:ascii="맑은 고딕 Semilight" w:eastAsia="맑은 고딕 Semilight" w:hAnsi="맑은 고딕 Semilight" w:cs="맑은 고딕 Semilight"/>
                <w:sz w:val="18"/>
                <w:szCs w:val="18"/>
                <w:rPrChange w:id="2392" w:author="Matthew Yeansoo Jeong" w:date="2026-01-20T11:38:00Z" w16du:dateUtc="2026-01-20T02:38:00Z">
                  <w:rPr>
                    <w:ins w:id="2393" w:author="Matthew Yeansoo Jeong" w:date="2026-01-20T11:36:00Z" w16du:dateUtc="2026-01-20T02:36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2394" w:author="Matthew Yeansoo Jeong" w:date="2026-01-20T11:37:00Z">
              <w:r w:rsidRPr="00AE02C7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395" w:author="Matthew Yeansoo Jeong" w:date="2026-01-20T11:38:00Z" w16du:dateUtc="2026-01-20T02:38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□ </w:t>
              </w:r>
              <w:r w:rsidRPr="00AE02C7">
                <w:rPr>
                  <w:rFonts w:ascii="맑은 고딕 Semilight" w:eastAsia="맑은 고딕 Semilight" w:hAnsi="맑은 고딕 Semilight" w:cs="맑은 고딕 Semilight"/>
                  <w:b/>
                  <w:bCs/>
                  <w:sz w:val="18"/>
                  <w:szCs w:val="18"/>
                  <w:rPrChange w:id="2396" w:author="Matthew Yeansoo Jeong" w:date="2026-01-20T11:38:00Z" w16du:dateUtc="2026-01-20T02:38:00Z">
                    <w:rPr>
                      <w:rFonts w:ascii="맑은 고딕 Semilight" w:eastAsia="맑은 고딕 Semilight" w:hAnsi="맑은 고딕 Semilight" w:cs="맑은 고딕 Semilight"/>
                      <w:b/>
                      <w:bCs/>
                    </w:rPr>
                  </w:rPrChange>
                </w:rPr>
                <w:t>가입 진행</w:t>
              </w:r>
            </w:ins>
          </w:p>
        </w:tc>
      </w:tr>
      <w:tr w:rsidR="005A755A" w14:paraId="2F6FF8B3" w14:textId="77777777" w:rsidTr="0023488D">
        <w:trPr>
          <w:ins w:id="2397" w:author="Matthew Yeansoo Jeong" w:date="2026-01-20T11:36:00Z"/>
        </w:trPr>
        <w:tc>
          <w:tcPr>
            <w:tcW w:w="1271" w:type="dxa"/>
            <w:vMerge/>
          </w:tcPr>
          <w:p w14:paraId="61FA69DA" w14:textId="77777777" w:rsidR="005A755A" w:rsidRDefault="005A755A" w:rsidP="00C766BF">
            <w:pPr>
              <w:pStyle w:val="a5"/>
              <w:rPr>
                <w:ins w:id="2398" w:author="Matthew Yeansoo Jeong" w:date="2026-01-20T11:36:00Z" w16du:dateUtc="2026-01-20T02:36:00Z"/>
                <w:rFonts w:ascii="맑은 고딕 Semilight" w:eastAsia="맑은 고딕 Semilight" w:hAnsi="맑은 고딕 Semilight" w:cs="맑은 고딕 Semilight"/>
              </w:rPr>
            </w:pPr>
          </w:p>
        </w:tc>
        <w:tc>
          <w:tcPr>
            <w:tcW w:w="5387" w:type="dxa"/>
          </w:tcPr>
          <w:p w14:paraId="5EBBBC04" w14:textId="4A29F608" w:rsidR="005A755A" w:rsidRPr="00AE02C7" w:rsidRDefault="00A6702E" w:rsidP="00C766BF">
            <w:pPr>
              <w:pStyle w:val="a5"/>
              <w:rPr>
                <w:ins w:id="2399" w:author="Matthew Yeansoo Jeong" w:date="2026-01-20T11:36:00Z" w16du:dateUtc="2026-01-20T02:36:00Z"/>
                <w:rFonts w:ascii="맑은 고딕 Semilight" w:eastAsia="맑은 고딕 Semilight" w:hAnsi="맑은 고딕 Semilight" w:cs="맑은 고딕 Semilight"/>
                <w:sz w:val="18"/>
                <w:szCs w:val="18"/>
                <w:rPrChange w:id="2400" w:author="Matthew Yeansoo Jeong" w:date="2026-01-20T11:38:00Z" w16du:dateUtc="2026-01-20T02:38:00Z">
                  <w:rPr>
                    <w:ins w:id="2401" w:author="Matthew Yeansoo Jeong" w:date="2026-01-20T11:36:00Z" w16du:dateUtc="2026-01-20T02:36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2402" w:author="Matthew Yeansoo Jeong" w:date="2026-01-20T11:37:00Z">
              <w:r w:rsidRPr="00AE02C7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403" w:author="Matthew Yeansoo Jeong" w:date="2026-01-20T11:38:00Z" w16du:dateUtc="2026-01-20T02:38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□ </w:t>
              </w:r>
              <w:r w:rsidRPr="00AE02C7">
                <w:rPr>
                  <w:rFonts w:ascii="맑은 고딕 Semilight" w:eastAsia="맑은 고딕 Semilight" w:hAnsi="맑은 고딕 Semilight" w:cs="맑은 고딕 Semilight"/>
                  <w:b/>
                  <w:bCs/>
                  <w:sz w:val="18"/>
                  <w:szCs w:val="18"/>
                  <w:rPrChange w:id="2404" w:author="Matthew Yeansoo Jeong" w:date="2026-01-20T11:38:00Z" w16du:dateUtc="2026-01-20T02:38:00Z">
                    <w:rPr>
                      <w:rFonts w:ascii="맑은 고딕 Semilight" w:eastAsia="맑은 고딕 Semilight" w:hAnsi="맑은 고딕 Semilight" w:cs="맑은 고딕 Semilight"/>
                      <w:b/>
                      <w:bCs/>
                    </w:rPr>
                  </w:rPrChange>
                </w:rPr>
                <w:t>부적격</w:t>
              </w:r>
              <w:r w:rsidRPr="00AE02C7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405" w:author="Matthew Yeansoo Jeong" w:date="2026-01-20T11:38:00Z" w16du:dateUtc="2026-01-20T02:38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 (필수항목 1개 이상 Fail 또는 7점 미만)</w:t>
              </w:r>
            </w:ins>
          </w:p>
        </w:tc>
        <w:tc>
          <w:tcPr>
            <w:tcW w:w="1836" w:type="dxa"/>
          </w:tcPr>
          <w:p w14:paraId="6328CDE7" w14:textId="3EEC2001" w:rsidR="005A755A" w:rsidRPr="00AE02C7" w:rsidRDefault="00AE02C7" w:rsidP="00C766BF">
            <w:pPr>
              <w:pStyle w:val="a5"/>
              <w:rPr>
                <w:ins w:id="2406" w:author="Matthew Yeansoo Jeong" w:date="2026-01-20T11:36:00Z" w16du:dateUtc="2026-01-20T02:36:00Z"/>
                <w:rFonts w:ascii="맑은 고딕 Semilight" w:eastAsia="맑은 고딕 Semilight" w:hAnsi="맑은 고딕 Semilight" w:cs="맑은 고딕 Semilight"/>
                <w:sz w:val="18"/>
                <w:szCs w:val="18"/>
                <w:rPrChange w:id="2407" w:author="Matthew Yeansoo Jeong" w:date="2026-01-20T11:38:00Z" w16du:dateUtc="2026-01-20T02:38:00Z">
                  <w:rPr>
                    <w:ins w:id="2408" w:author="Matthew Yeansoo Jeong" w:date="2026-01-20T11:36:00Z" w16du:dateUtc="2026-01-20T02:36:00Z"/>
                    <w:rFonts w:ascii="맑은 고딕 Semilight" w:eastAsia="맑은 고딕 Semilight" w:hAnsi="맑은 고딕 Semilight" w:cs="맑은 고딕 Semilight"/>
                  </w:rPr>
                </w:rPrChange>
              </w:rPr>
            </w:pPr>
            <w:ins w:id="2409" w:author="Matthew Yeansoo Jeong" w:date="2026-01-20T11:37:00Z">
              <w:r w:rsidRPr="00AE02C7">
                <w:rPr>
                  <w:rFonts w:ascii="맑은 고딕 Semilight" w:eastAsia="맑은 고딕 Semilight" w:hAnsi="맑은 고딕 Semilight" w:cs="맑은 고딕 Semilight"/>
                  <w:sz w:val="18"/>
                  <w:szCs w:val="18"/>
                  <w:rPrChange w:id="2410" w:author="Matthew Yeansoo Jeong" w:date="2026-01-20T11:38:00Z" w16du:dateUtc="2026-01-20T02:38:00Z">
                    <w:rPr>
                      <w:rFonts w:ascii="맑은 고딕 Semilight" w:eastAsia="맑은 고딕 Semilight" w:hAnsi="맑은 고딕 Semilight" w:cs="맑은 고딕 Semilight"/>
                    </w:rPr>
                  </w:rPrChange>
                </w:rPr>
                <w:t xml:space="preserve">□ </w:t>
              </w:r>
              <w:r w:rsidRPr="00AE02C7">
                <w:rPr>
                  <w:rFonts w:ascii="맑은 고딕 Semilight" w:eastAsia="맑은 고딕 Semilight" w:hAnsi="맑은 고딕 Semilight" w:cs="맑은 고딕 Semilight"/>
                  <w:b/>
                  <w:bCs/>
                  <w:sz w:val="18"/>
                  <w:szCs w:val="18"/>
                  <w:rPrChange w:id="2411" w:author="Matthew Yeansoo Jeong" w:date="2026-01-20T11:38:00Z" w16du:dateUtc="2026-01-20T02:38:00Z">
                    <w:rPr>
                      <w:rFonts w:ascii="맑은 고딕 Semilight" w:eastAsia="맑은 고딕 Semilight" w:hAnsi="맑은 고딕 Semilight" w:cs="맑은 고딕 Semilight"/>
                      <w:b/>
                      <w:bCs/>
                    </w:rPr>
                  </w:rPrChange>
                </w:rPr>
                <w:t>가입 보류</w:t>
              </w:r>
            </w:ins>
          </w:p>
        </w:tc>
      </w:tr>
    </w:tbl>
    <w:p w14:paraId="60876560" w14:textId="044E83A6" w:rsidR="00965DC6" w:rsidRPr="00CA70C1" w:rsidRDefault="00965DC6" w:rsidP="00C766BF">
      <w:pPr>
        <w:pStyle w:val="a5"/>
        <w:rPr>
          <w:rFonts w:ascii="맑은 고딕 Semilight" w:eastAsia="맑은 고딕 Semilight" w:hAnsi="맑은 고딕 Semilight" w:cs="맑은 고딕 Semilight"/>
        </w:rPr>
      </w:pPr>
    </w:p>
    <w:sectPr w:rsidR="00965DC6" w:rsidRPr="00CA70C1" w:rsidSect="0044416C">
      <w:headerReference w:type="default" r:id="rId15"/>
      <w:footerReference w:type="even" r:id="rId16"/>
      <w:footerReference w:type="default" r:id="rId17"/>
      <w:type w:val="continuous"/>
      <w:pgSz w:w="11906" w:h="16838"/>
      <w:pgMar w:top="1985" w:right="1701" w:bottom="1701" w:left="1701" w:header="851" w:footer="992" w:gutter="0"/>
      <w:pgNumType w:fmt="numberInDash" w:start="1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40" w:author="Aiden Bongjun Kim" w:date="2026-01-15T17:06:00Z" w:initials="봉김">
    <w:p w14:paraId="7E5CADBD" w14:textId="77777777" w:rsidR="00415426" w:rsidRDefault="00415426" w:rsidP="00415426">
      <w:pPr>
        <w:pStyle w:val="af9"/>
      </w:pPr>
      <w:r>
        <w:rPr>
          <w:rStyle w:val="afff3"/>
        </w:rPr>
        <w:annotationRef/>
      </w:r>
      <w:r>
        <w:rPr>
          <w:rFonts w:hint="eastAsia"/>
        </w:rPr>
        <w:t>운용대상자금</w:t>
      </w:r>
    </w:p>
  </w:comment>
  <w:comment w:id="141" w:author="게스트 사용자" w:date="2026-01-15T17:07:00Z" w:initials="게사">
    <w:p w14:paraId="7D0E2935" w14:textId="151BD275" w:rsidR="00D30410" w:rsidRDefault="00D30410">
      <w:pPr>
        <w:pStyle w:val="af9"/>
      </w:pPr>
      <w:r>
        <w:rPr>
          <w:rStyle w:val="afff3"/>
        </w:rPr>
        <w:annotationRef/>
      </w:r>
      <w:r w:rsidRPr="40DEDBEA">
        <w:t>여유자금-&gt; 운용대상자금, 가용자금</w:t>
      </w:r>
    </w:p>
  </w:comment>
  <w:comment w:id="142" w:author="Matthew Yeansoo Jeong" w:date="2026-01-20T09:12:00Z" w:initials="연정">
    <w:p w14:paraId="26E72875" w14:textId="77777777" w:rsidR="00D45FE6" w:rsidRDefault="00D45FE6" w:rsidP="00D45FE6">
      <w:pPr>
        <w:pStyle w:val="af9"/>
      </w:pPr>
      <w:r>
        <w:rPr>
          <w:rStyle w:val="afff3"/>
        </w:rPr>
        <w:annotationRef/>
      </w:r>
      <w:r>
        <w:rPr>
          <w:rFonts w:hint="eastAsia"/>
        </w:rPr>
        <w:t>여유자금을 운용대상자금으로 변경해달라는 말씀이신지요</w:t>
      </w:r>
      <w:r>
        <w:t>??</w:t>
      </w:r>
    </w:p>
  </w:comment>
  <w:comment w:id="1382" w:author="게스트 사용자" w:date="2026-01-15T16:59:00Z" w:initials="게사">
    <w:p w14:paraId="1F185F5C" w14:textId="119B8D92" w:rsidR="008B3F7F" w:rsidRDefault="008B3F7F">
      <w:pPr>
        <w:pStyle w:val="af9"/>
      </w:pPr>
      <w:r>
        <w:rPr>
          <w:rStyle w:val="afff3"/>
        </w:rPr>
        <w:annotationRef/>
      </w:r>
      <w:r w:rsidRPr="09E0B496">
        <w:t>매분기 말일로부터 15일이내 개최로 변경 부탁드립니다.</w:t>
      </w:r>
    </w:p>
  </w:comment>
  <w:comment w:id="1383" w:author="Matthew Yeansoo Jeong" w:date="2026-01-20T09:12:00Z" w:initials="연정">
    <w:p w14:paraId="73A78BEE" w14:textId="77777777" w:rsidR="00D45FE6" w:rsidRDefault="00D45FE6" w:rsidP="00D45FE6">
      <w:pPr>
        <w:pStyle w:val="af9"/>
      </w:pPr>
      <w:r>
        <w:rPr>
          <w:rStyle w:val="afff3"/>
        </w:rPr>
        <w:annotationRef/>
      </w:r>
      <w:r>
        <w:rPr>
          <w:rFonts w:hint="eastAsia"/>
        </w:rPr>
        <w:t>수정했습니다</w:t>
      </w:r>
      <w:r>
        <w:t>.</w:t>
      </w:r>
    </w:p>
  </w:comment>
  <w:comment w:id="1514" w:author="Matthew Yeansoo Jeong" w:date="2026-01-20T09:02:00Z" w:initials="연정">
    <w:p w14:paraId="5AA015F7" w14:textId="77777777" w:rsidR="00F71582" w:rsidRDefault="00F71582" w:rsidP="00F71582">
      <w:pPr>
        <w:pStyle w:val="af9"/>
      </w:pPr>
      <w:r>
        <w:rPr>
          <w:rStyle w:val="afff3"/>
        </w:rPr>
        <w:annotationRef/>
      </w:r>
      <w:r>
        <w:t xml:space="preserve">Brent </w:t>
      </w:r>
      <w:r>
        <w:rPr>
          <w:rFonts w:hint="eastAsia"/>
        </w:rPr>
        <w:t>의견에 따라 공통위원의 타사 운용실태 점검을 할 수 있는 근거조항을 두었습니다</w:t>
      </w:r>
      <w:r>
        <w:t>.</w:t>
      </w:r>
    </w:p>
  </w:comment>
  <w:comment w:id="1767" w:author="Matthew Yeansoo Jeong" w:date="2026-01-15T14:44:00Z" w:initials="연정">
    <w:p w14:paraId="5F0AB7CB" w14:textId="77777777" w:rsidR="002C78EA" w:rsidRDefault="002C78EA" w:rsidP="002C78EA">
      <w:pPr>
        <w:pStyle w:val="af9"/>
      </w:pPr>
      <w:r>
        <w:rPr>
          <w:rStyle w:val="afff3"/>
        </w:rPr>
        <w:annotationRef/>
      </w:r>
      <w:r>
        <w:rPr>
          <w:rFonts w:hint="eastAsia"/>
        </w:rPr>
        <w:t>메디아나</w:t>
      </w:r>
      <w:r>
        <w:t>&amp;</w:t>
      </w:r>
      <w:r>
        <w:rPr>
          <w:rFonts w:hint="eastAsia"/>
        </w:rPr>
        <w:t>헬스케어 내부 규정에 관련사항이 정해져 있는지 체크 후 해당 규정사항으로 변경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5CADBD" w15:done="0"/>
  <w15:commentEx w15:paraId="7D0E2935" w15:paraIdParent="7E5CADBD" w15:done="0"/>
  <w15:commentEx w15:paraId="26E72875" w15:paraIdParent="7E5CADBD" w15:done="0"/>
  <w15:commentEx w15:paraId="1F185F5C" w15:done="0"/>
  <w15:commentEx w15:paraId="73A78BEE" w15:paraIdParent="1F185F5C" w15:done="0"/>
  <w15:commentEx w15:paraId="5AA015F7" w15:done="0"/>
  <w15:commentEx w15:paraId="5F0AB7C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EF4865" w16cex:dateUtc="2026-01-15T08:06:00Z"/>
  <w16cex:commentExtensible w16cex:durableId="48DEE814" w16cex:dateUtc="2026-01-15T08:07:00Z"/>
  <w16cex:commentExtensible w16cex:durableId="62391172" w16cex:dateUtc="2026-01-20T00:12:00Z"/>
  <w16cex:commentExtensible w16cex:durableId="5C37C9B3" w16cex:dateUtc="2026-01-15T07:59:00Z"/>
  <w16cex:commentExtensible w16cex:durableId="15A86AC3" w16cex:dateUtc="2026-01-20T00:12:00Z"/>
  <w16cex:commentExtensible w16cex:durableId="093B17A2" w16cex:dateUtc="2026-01-20T00:02:00Z"/>
  <w16cex:commentExtensible w16cex:durableId="4FA1B1D4" w16cex:dateUtc="2026-01-15T05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5CADBD" w16cid:durableId="1AEF4865"/>
  <w16cid:commentId w16cid:paraId="7D0E2935" w16cid:durableId="48DEE814"/>
  <w16cid:commentId w16cid:paraId="26E72875" w16cid:durableId="62391172"/>
  <w16cid:commentId w16cid:paraId="1F185F5C" w16cid:durableId="5C37C9B3"/>
  <w16cid:commentId w16cid:paraId="73A78BEE" w16cid:durableId="15A86AC3"/>
  <w16cid:commentId w16cid:paraId="5AA015F7" w16cid:durableId="093B17A2"/>
  <w16cid:commentId w16cid:paraId="5F0AB7CB" w16cid:durableId="4FA1B1D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57C94" w14:textId="77777777" w:rsidR="00D47FB0" w:rsidRDefault="00D47FB0">
      <w:r>
        <w:separator/>
      </w:r>
    </w:p>
  </w:endnote>
  <w:endnote w:type="continuationSeparator" w:id="0">
    <w:p w14:paraId="0555ECB8" w14:textId="77777777" w:rsidR="00D47FB0" w:rsidRDefault="00D47FB0">
      <w:r>
        <w:continuationSeparator/>
      </w:r>
    </w:p>
  </w:endnote>
  <w:endnote w:type="continuationNotice" w:id="1">
    <w:p w14:paraId="28EA5D47" w14:textId="77777777" w:rsidR="00D47FB0" w:rsidRDefault="00D47F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75824" w14:textId="77777777" w:rsidR="000E6A8F" w:rsidRDefault="000E6A8F" w:rsidP="00161201">
    <w:pPr>
      <w:pStyle w:val="ac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4C6D2396" w14:textId="77777777" w:rsidR="000E6A8F" w:rsidRDefault="000E6A8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E7298" w14:textId="77777777" w:rsidR="000E6A8F" w:rsidRDefault="000E6A8F" w:rsidP="00875EC3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0117E" w14:textId="77777777" w:rsidR="00D47FB0" w:rsidRDefault="00D47FB0">
      <w:r>
        <w:separator/>
      </w:r>
    </w:p>
  </w:footnote>
  <w:footnote w:type="continuationSeparator" w:id="0">
    <w:p w14:paraId="7AF50126" w14:textId="77777777" w:rsidR="00D47FB0" w:rsidRDefault="00D47FB0">
      <w:r>
        <w:continuationSeparator/>
      </w:r>
    </w:p>
  </w:footnote>
  <w:footnote w:type="continuationNotice" w:id="1">
    <w:p w14:paraId="6116EBC1" w14:textId="77777777" w:rsidR="00D47FB0" w:rsidRDefault="00D47F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D891" w14:textId="2CE6288C" w:rsidR="00D328AF" w:rsidRDefault="00CA70C1">
    <w:pPr>
      <w:pStyle w:val="a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76F2B3" wp14:editId="7946D1A9">
          <wp:simplePos x="0" y="0"/>
          <wp:positionH relativeFrom="column">
            <wp:posOffset>4998720</wp:posOffset>
          </wp:positionH>
          <wp:positionV relativeFrom="paragraph">
            <wp:posOffset>88900</wp:posOffset>
          </wp:positionV>
          <wp:extent cx="790575" cy="361950"/>
          <wp:effectExtent l="0" t="0" r="0" b="0"/>
          <wp:wrapNone/>
          <wp:docPr id="1" name="Picture 1" descr="셀바스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7" descr="셀바스logo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A258DA"/>
    <w:lvl w:ilvl="0">
      <w:start w:val="1"/>
      <w:numFmt w:val="decimal"/>
      <w:pStyle w:val="5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F6CA539C"/>
    <w:lvl w:ilvl="0">
      <w:start w:val="1"/>
      <w:numFmt w:val="decimal"/>
      <w:pStyle w:val="4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E372385C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7CEE7E2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03180406"/>
    <w:lvl w:ilvl="0">
      <w:start w:val="1"/>
      <w:numFmt w:val="bullet"/>
      <w:pStyle w:val="50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224FF84"/>
    <w:lvl w:ilvl="0">
      <w:start w:val="1"/>
      <w:numFmt w:val="bullet"/>
      <w:pStyle w:val="40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46E4072E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9A82E1F8"/>
    <w:lvl w:ilvl="0">
      <w:start w:val="1"/>
      <w:numFmt w:val="bullet"/>
      <w:pStyle w:val="20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886657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5E8106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3F4764"/>
    <w:multiLevelType w:val="hybridMultilevel"/>
    <w:tmpl w:val="0DB2E73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03CA032E"/>
    <w:multiLevelType w:val="hybridMultilevel"/>
    <w:tmpl w:val="53D0E374"/>
    <w:lvl w:ilvl="0" w:tplc="0409000F">
      <w:start w:val="1"/>
      <w:numFmt w:val="decimal"/>
      <w:lvlText w:val="%1."/>
      <w:lvlJc w:val="left"/>
      <w:pPr>
        <w:ind w:left="-1600" w:hanging="400"/>
      </w:pPr>
    </w:lvl>
    <w:lvl w:ilvl="1" w:tplc="04090019" w:tentative="1">
      <w:start w:val="1"/>
      <w:numFmt w:val="upperLetter"/>
      <w:lvlText w:val="%2."/>
      <w:lvlJc w:val="left"/>
      <w:pPr>
        <w:ind w:left="-1200" w:hanging="400"/>
      </w:pPr>
    </w:lvl>
    <w:lvl w:ilvl="2" w:tplc="0409001B" w:tentative="1">
      <w:start w:val="1"/>
      <w:numFmt w:val="lowerRoman"/>
      <w:lvlText w:val="%3."/>
      <w:lvlJc w:val="right"/>
      <w:pPr>
        <w:ind w:left="-800" w:hanging="400"/>
      </w:pPr>
    </w:lvl>
    <w:lvl w:ilvl="3" w:tplc="0409000F" w:tentative="1">
      <w:start w:val="1"/>
      <w:numFmt w:val="decimal"/>
      <w:lvlText w:val="%4."/>
      <w:lvlJc w:val="left"/>
      <w:pPr>
        <w:ind w:left="-400" w:hanging="400"/>
      </w:pPr>
    </w:lvl>
    <w:lvl w:ilvl="4" w:tplc="04090019" w:tentative="1">
      <w:start w:val="1"/>
      <w:numFmt w:val="upperLetter"/>
      <w:lvlText w:val="%5."/>
      <w:lvlJc w:val="left"/>
      <w:pPr>
        <w:ind w:left="0" w:hanging="400"/>
      </w:pPr>
    </w:lvl>
    <w:lvl w:ilvl="5" w:tplc="0409001B" w:tentative="1">
      <w:start w:val="1"/>
      <w:numFmt w:val="lowerRoman"/>
      <w:lvlText w:val="%6."/>
      <w:lvlJc w:val="right"/>
      <w:pPr>
        <w:ind w:left="400" w:hanging="400"/>
      </w:pPr>
    </w:lvl>
    <w:lvl w:ilvl="6" w:tplc="0409000F" w:tentative="1">
      <w:start w:val="1"/>
      <w:numFmt w:val="decimal"/>
      <w:lvlText w:val="%7."/>
      <w:lvlJc w:val="left"/>
      <w:pPr>
        <w:ind w:left="800" w:hanging="400"/>
      </w:pPr>
    </w:lvl>
    <w:lvl w:ilvl="7" w:tplc="04090019" w:tentative="1">
      <w:start w:val="1"/>
      <w:numFmt w:val="upperLetter"/>
      <w:lvlText w:val="%8."/>
      <w:lvlJc w:val="left"/>
      <w:pPr>
        <w:ind w:left="1200" w:hanging="400"/>
      </w:pPr>
    </w:lvl>
    <w:lvl w:ilvl="8" w:tplc="0409001B" w:tentative="1">
      <w:start w:val="1"/>
      <w:numFmt w:val="lowerRoman"/>
      <w:lvlText w:val="%9."/>
      <w:lvlJc w:val="right"/>
      <w:pPr>
        <w:ind w:left="1600" w:hanging="400"/>
      </w:pPr>
    </w:lvl>
  </w:abstractNum>
  <w:abstractNum w:abstractNumId="12" w15:restartNumberingAfterBreak="0">
    <w:nsid w:val="096941E6"/>
    <w:multiLevelType w:val="hybridMultilevel"/>
    <w:tmpl w:val="5F1E80D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cs="함초롬바탕" w:hint="default"/>
        <w:w w:val="95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0B991D16"/>
    <w:multiLevelType w:val="hybridMultilevel"/>
    <w:tmpl w:val="2C26FD24"/>
    <w:lvl w:ilvl="0" w:tplc="9C40B73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21571A1"/>
    <w:multiLevelType w:val="hybridMultilevel"/>
    <w:tmpl w:val="E6701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13167606"/>
    <w:multiLevelType w:val="hybridMultilevel"/>
    <w:tmpl w:val="5F1E80D4"/>
    <w:lvl w:ilvl="0" w:tplc="8A380E34">
      <w:start w:val="1"/>
      <w:numFmt w:val="decimalEnclosedCircle"/>
      <w:lvlText w:val="%1"/>
      <w:lvlJc w:val="left"/>
      <w:pPr>
        <w:ind w:left="360" w:hanging="360"/>
      </w:pPr>
      <w:rPr>
        <w:rFonts w:cs="함초롬바탕" w:hint="default"/>
        <w:w w:val="95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CBC067D"/>
    <w:multiLevelType w:val="hybridMultilevel"/>
    <w:tmpl w:val="5F1E80D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cs="함초롬바탕" w:hint="default"/>
        <w:w w:val="95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08D7B62"/>
    <w:multiLevelType w:val="hybridMultilevel"/>
    <w:tmpl w:val="B6B82BDA"/>
    <w:lvl w:ilvl="0" w:tplc="99641DF6">
      <w:start w:val="1"/>
      <w:numFmt w:val="decimalEnclosedCircle"/>
      <w:lvlText w:val="%1"/>
      <w:lvlJc w:val="left"/>
      <w:pPr>
        <w:ind w:left="360" w:hanging="360"/>
      </w:pPr>
      <w:rPr>
        <w:rFonts w:cs="함초롬바탕" w:hint="default"/>
        <w:w w:val="95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1B84650"/>
    <w:multiLevelType w:val="hybridMultilevel"/>
    <w:tmpl w:val="7CAC451A"/>
    <w:lvl w:ilvl="0" w:tplc="8EA27860">
      <w:start w:val="1"/>
      <w:numFmt w:val="decimalEnclosedCircle"/>
      <w:lvlText w:val="%1"/>
      <w:lvlJc w:val="left"/>
      <w:pPr>
        <w:ind w:left="800" w:hanging="360"/>
      </w:pPr>
      <w:rPr>
        <w:rFonts w:cs="함초롬바탕" w:hint="default"/>
        <w:w w:val="95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21B2C90"/>
    <w:multiLevelType w:val="hybridMultilevel"/>
    <w:tmpl w:val="3044EADC"/>
    <w:lvl w:ilvl="0" w:tplc="147894BA">
      <w:start w:val="1"/>
      <w:numFmt w:val="decimal"/>
      <w:lvlText w:val="%1."/>
      <w:lvlJc w:val="left"/>
      <w:pPr>
        <w:ind w:left="786" w:hanging="360"/>
      </w:pPr>
      <w:rPr>
        <w:rFonts w:hint="eastAsia"/>
        <w:w w:val="95"/>
      </w:rPr>
    </w:lvl>
    <w:lvl w:ilvl="1" w:tplc="04090019" w:tentative="1">
      <w:start w:val="1"/>
      <w:numFmt w:val="upperLetter"/>
      <w:lvlText w:val="%2.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upperLetter"/>
      <w:lvlText w:val="%5.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upperLetter"/>
      <w:lvlText w:val="%8.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20" w15:restartNumberingAfterBreak="0">
    <w:nsid w:val="22332573"/>
    <w:multiLevelType w:val="hybridMultilevel"/>
    <w:tmpl w:val="5F1E80D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cs="함초롬바탕" w:hint="default"/>
        <w:w w:val="95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25A56736"/>
    <w:multiLevelType w:val="hybridMultilevel"/>
    <w:tmpl w:val="3CAAAE1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26A41AB2"/>
    <w:multiLevelType w:val="hybridMultilevel"/>
    <w:tmpl w:val="9E60399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2968395D"/>
    <w:multiLevelType w:val="hybridMultilevel"/>
    <w:tmpl w:val="96CA3F92"/>
    <w:lvl w:ilvl="0" w:tplc="A7A84DD6">
      <w:start w:val="1"/>
      <w:numFmt w:val="decimalEnclosedCircle"/>
      <w:lvlText w:val="%1"/>
      <w:lvlJc w:val="left"/>
      <w:pPr>
        <w:ind w:left="435" w:hanging="360"/>
      </w:pPr>
      <w:rPr>
        <w:rFonts w:cs="함초롬바탕" w:hint="default"/>
        <w:w w:val="95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4" w15:restartNumberingAfterBreak="0">
    <w:nsid w:val="2A704C31"/>
    <w:multiLevelType w:val="hybridMultilevel"/>
    <w:tmpl w:val="D9540026"/>
    <w:lvl w:ilvl="0" w:tplc="01A6990C">
      <w:start w:val="1"/>
      <w:numFmt w:val="ganada"/>
      <w:lvlText w:val="%1."/>
      <w:lvlJc w:val="left"/>
      <w:pPr>
        <w:ind w:left="927" w:hanging="360"/>
      </w:pPr>
      <w:rPr>
        <w:rFonts w:ascii="맑은 고딕" w:eastAsia="맑은 고딕" w:hAnsi="맑은 고딕" w:cs="Times New Roman"/>
        <w:w w:val="95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25" w15:restartNumberingAfterBreak="0">
    <w:nsid w:val="2FB15789"/>
    <w:multiLevelType w:val="hybridMultilevel"/>
    <w:tmpl w:val="8D2A08F6"/>
    <w:lvl w:ilvl="0" w:tplc="158619D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upperLetter"/>
      <w:lvlText w:val="%5.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upperLetter"/>
      <w:lvlText w:val="%8.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6" w15:restartNumberingAfterBreak="0">
    <w:nsid w:val="3A2604EF"/>
    <w:multiLevelType w:val="hybridMultilevel"/>
    <w:tmpl w:val="DC36AAE4"/>
    <w:lvl w:ilvl="0" w:tplc="8DC8BC9A">
      <w:start w:val="1"/>
      <w:numFmt w:val="decimalEnclosedCircle"/>
      <w:lvlText w:val="%1"/>
      <w:lvlJc w:val="left"/>
      <w:pPr>
        <w:ind w:left="800" w:hanging="360"/>
      </w:pPr>
      <w:rPr>
        <w:rFonts w:cs="함초롬바탕" w:hint="default"/>
        <w:w w:val="95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3C1A72ED"/>
    <w:multiLevelType w:val="hybridMultilevel"/>
    <w:tmpl w:val="B0BA86B0"/>
    <w:lvl w:ilvl="0" w:tplc="BB3EEFF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4F6C70B0">
      <w:start w:val="1"/>
      <w:numFmt w:val="decimal"/>
      <w:lvlText w:val="(%2)"/>
      <w:lvlJc w:val="left"/>
      <w:pPr>
        <w:tabs>
          <w:tab w:val="num" w:pos="1190"/>
        </w:tabs>
        <w:ind w:left="1190" w:hanging="390"/>
      </w:pPr>
      <w:rPr>
        <w:rFonts w:hint="eastAsia"/>
      </w:rPr>
    </w:lvl>
    <w:lvl w:ilvl="2" w:tplc="88943DBC">
      <w:start w:val="1"/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eastAsia="바탕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3E435045"/>
    <w:multiLevelType w:val="hybridMultilevel"/>
    <w:tmpl w:val="BAB42F9A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9" w15:restartNumberingAfterBreak="0">
    <w:nsid w:val="3F95765A"/>
    <w:multiLevelType w:val="hybridMultilevel"/>
    <w:tmpl w:val="4894DC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411E5A69"/>
    <w:multiLevelType w:val="hybridMultilevel"/>
    <w:tmpl w:val="DF7C40F8"/>
    <w:lvl w:ilvl="0" w:tplc="DF183B6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1" w:tplc="E0C8E1BE">
      <w:start w:val="1"/>
      <w:numFmt w:val="decimalEnclosedCircle"/>
      <w:lvlText w:val="%2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1" w15:restartNumberingAfterBreak="0">
    <w:nsid w:val="42E630B2"/>
    <w:multiLevelType w:val="hybridMultilevel"/>
    <w:tmpl w:val="5F1E80D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cs="함초롬바탕" w:hint="default"/>
        <w:w w:val="95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46643A85"/>
    <w:multiLevelType w:val="hybridMultilevel"/>
    <w:tmpl w:val="087012E2"/>
    <w:lvl w:ilvl="0" w:tplc="0F244F00">
      <w:start w:val="1"/>
      <w:numFmt w:val="decimalEnclosedCircle"/>
      <w:lvlText w:val="%1"/>
      <w:lvlJc w:val="left"/>
      <w:pPr>
        <w:ind w:left="360" w:hanging="360"/>
      </w:pPr>
      <w:rPr>
        <w:rFonts w:cs="함초롬바탕" w:hint="default"/>
        <w:w w:val="95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4A5619C3"/>
    <w:multiLevelType w:val="hybridMultilevel"/>
    <w:tmpl w:val="71FC49A0"/>
    <w:lvl w:ilvl="0" w:tplc="308E18D8">
      <w:start w:val="1"/>
      <w:numFmt w:val="decimalEnclosedCircle"/>
      <w:lvlText w:val="%1"/>
      <w:lvlJc w:val="left"/>
      <w:pPr>
        <w:ind w:left="360" w:hanging="360"/>
      </w:pPr>
      <w:rPr>
        <w:rFonts w:hint="default"/>
        <w:w w:val="95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5561286"/>
    <w:multiLevelType w:val="hybridMultilevel"/>
    <w:tmpl w:val="1220D9DE"/>
    <w:lvl w:ilvl="0" w:tplc="1B86405C">
      <w:start w:val="1"/>
      <w:numFmt w:val="ganada"/>
      <w:lvlText w:val="%1."/>
      <w:lvlJc w:val="left"/>
      <w:pPr>
        <w:ind w:left="1146" w:hanging="360"/>
      </w:pPr>
      <w:rPr>
        <w:rFonts w:hint="eastAsia"/>
        <w:w w:val="95"/>
      </w:rPr>
    </w:lvl>
    <w:lvl w:ilvl="1" w:tplc="A48AC8CE">
      <w:start w:val="1"/>
      <w:numFmt w:val="decimalEnclosedCircle"/>
      <w:lvlText w:val="%2"/>
      <w:lvlJc w:val="left"/>
      <w:pPr>
        <w:ind w:left="3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106" w:hanging="440"/>
      </w:pPr>
    </w:lvl>
    <w:lvl w:ilvl="3" w:tplc="0409000F" w:tentative="1">
      <w:start w:val="1"/>
      <w:numFmt w:val="decimal"/>
      <w:lvlText w:val="%4."/>
      <w:lvlJc w:val="left"/>
      <w:pPr>
        <w:ind w:left="2546" w:hanging="440"/>
      </w:pPr>
    </w:lvl>
    <w:lvl w:ilvl="4" w:tplc="04090019" w:tentative="1">
      <w:start w:val="1"/>
      <w:numFmt w:val="upperLetter"/>
      <w:lvlText w:val="%5."/>
      <w:lvlJc w:val="left"/>
      <w:pPr>
        <w:ind w:left="2986" w:hanging="440"/>
      </w:pPr>
    </w:lvl>
    <w:lvl w:ilvl="5" w:tplc="0409001B" w:tentative="1">
      <w:start w:val="1"/>
      <w:numFmt w:val="lowerRoman"/>
      <w:lvlText w:val="%6."/>
      <w:lvlJc w:val="right"/>
      <w:pPr>
        <w:ind w:left="3426" w:hanging="440"/>
      </w:pPr>
    </w:lvl>
    <w:lvl w:ilvl="6" w:tplc="0409000F" w:tentative="1">
      <w:start w:val="1"/>
      <w:numFmt w:val="decimal"/>
      <w:lvlText w:val="%7."/>
      <w:lvlJc w:val="left"/>
      <w:pPr>
        <w:ind w:left="3866" w:hanging="440"/>
      </w:pPr>
    </w:lvl>
    <w:lvl w:ilvl="7" w:tplc="04090019" w:tentative="1">
      <w:start w:val="1"/>
      <w:numFmt w:val="upperLetter"/>
      <w:lvlText w:val="%8."/>
      <w:lvlJc w:val="left"/>
      <w:pPr>
        <w:ind w:left="4306" w:hanging="440"/>
      </w:pPr>
    </w:lvl>
    <w:lvl w:ilvl="8" w:tplc="0409001B" w:tentative="1">
      <w:start w:val="1"/>
      <w:numFmt w:val="lowerRoman"/>
      <w:lvlText w:val="%9."/>
      <w:lvlJc w:val="right"/>
      <w:pPr>
        <w:ind w:left="4746" w:hanging="440"/>
      </w:pPr>
    </w:lvl>
  </w:abstractNum>
  <w:abstractNum w:abstractNumId="35" w15:restartNumberingAfterBreak="0">
    <w:nsid w:val="55D9298B"/>
    <w:multiLevelType w:val="hybridMultilevel"/>
    <w:tmpl w:val="5BF0692E"/>
    <w:lvl w:ilvl="0" w:tplc="F24E4D0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6" w15:restartNumberingAfterBreak="0">
    <w:nsid w:val="59BF2EC4"/>
    <w:multiLevelType w:val="hybridMultilevel"/>
    <w:tmpl w:val="F0B03D5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7" w15:restartNumberingAfterBreak="0">
    <w:nsid w:val="5A372B04"/>
    <w:multiLevelType w:val="hybridMultilevel"/>
    <w:tmpl w:val="A7EECCA0"/>
    <w:lvl w:ilvl="0" w:tplc="670A6FE2">
      <w:start w:val="1"/>
      <w:numFmt w:val="decimalEnclosedCircle"/>
      <w:lvlText w:val="%1"/>
      <w:lvlJc w:val="left"/>
      <w:pPr>
        <w:ind w:left="800" w:hanging="360"/>
      </w:pPr>
      <w:rPr>
        <w:rFonts w:cs="함초롬바탕" w:hint="default"/>
        <w:w w:val="95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1B0782B"/>
    <w:multiLevelType w:val="hybridMultilevel"/>
    <w:tmpl w:val="E55E0234"/>
    <w:lvl w:ilvl="0" w:tplc="DFB27416">
      <w:start w:val="1"/>
      <w:numFmt w:val="decimalEnclosedCircle"/>
      <w:lvlText w:val="%1"/>
      <w:lvlJc w:val="left"/>
      <w:pPr>
        <w:ind w:left="800" w:hanging="360"/>
      </w:pPr>
      <w:rPr>
        <w:rFonts w:cs="함초롬바탕" w:hint="default"/>
        <w:w w:val="95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64962263"/>
    <w:multiLevelType w:val="hybridMultilevel"/>
    <w:tmpl w:val="5F1E80D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cs="함초롬바탕" w:hint="default"/>
        <w:w w:val="95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68E61B1B"/>
    <w:multiLevelType w:val="hybridMultilevel"/>
    <w:tmpl w:val="29C4A33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B6AED4D0">
      <w:start w:val="1"/>
      <w:numFmt w:val="decimal"/>
      <w:lvlText w:val="%2.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1" w15:restartNumberingAfterBreak="0">
    <w:nsid w:val="6AD41F79"/>
    <w:multiLevelType w:val="hybridMultilevel"/>
    <w:tmpl w:val="3612CADA"/>
    <w:lvl w:ilvl="0" w:tplc="3118F270">
      <w:start w:val="1"/>
      <w:numFmt w:val="decimalEnclosedCircle"/>
      <w:lvlText w:val="%1"/>
      <w:lvlJc w:val="left"/>
      <w:pPr>
        <w:ind w:left="360" w:hanging="360"/>
      </w:pPr>
      <w:rPr>
        <w:rFonts w:cs="함초롬바탕" w:hint="eastAsia"/>
        <w:w w:val="95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74BD57DB"/>
    <w:multiLevelType w:val="hybridMultilevel"/>
    <w:tmpl w:val="F9D05DF8"/>
    <w:lvl w:ilvl="0" w:tplc="28C22616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53484FC6">
      <w:start w:val="1"/>
      <w:numFmt w:val="ganada"/>
      <w:lvlText w:val="%2."/>
      <w:lvlJc w:val="left"/>
      <w:pPr>
        <w:tabs>
          <w:tab w:val="num" w:pos="1205"/>
        </w:tabs>
        <w:ind w:left="12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3" w15:restartNumberingAfterBreak="0">
    <w:nsid w:val="79870999"/>
    <w:multiLevelType w:val="hybridMultilevel"/>
    <w:tmpl w:val="5F1E80D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cs="함초롬바탕" w:hint="default"/>
        <w:w w:val="95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A4869EF"/>
    <w:multiLevelType w:val="hybridMultilevel"/>
    <w:tmpl w:val="5F1E80D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cs="함초롬바탕" w:hint="default"/>
        <w:w w:val="95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F1C39E3"/>
    <w:multiLevelType w:val="hybridMultilevel"/>
    <w:tmpl w:val="FDFC7A7A"/>
    <w:lvl w:ilvl="0" w:tplc="04090011">
      <w:start w:val="1"/>
      <w:numFmt w:val="decimalEnclosedCircle"/>
      <w:lvlText w:val="%1"/>
      <w:lvlJc w:val="left"/>
      <w:pPr>
        <w:ind w:left="580" w:hanging="400"/>
      </w:pPr>
    </w:lvl>
    <w:lvl w:ilvl="1" w:tplc="9E489696">
      <w:start w:val="1"/>
      <w:numFmt w:val="decimal"/>
      <w:lvlText w:val="%2."/>
      <w:lvlJc w:val="left"/>
      <w:pPr>
        <w:ind w:left="9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num w:numId="1" w16cid:durableId="623390970">
    <w:abstractNumId w:val="27"/>
  </w:num>
  <w:num w:numId="2" w16cid:durableId="738359363">
    <w:abstractNumId w:val="35"/>
  </w:num>
  <w:num w:numId="3" w16cid:durableId="1756970880">
    <w:abstractNumId w:val="30"/>
  </w:num>
  <w:num w:numId="4" w16cid:durableId="1430539624">
    <w:abstractNumId w:val="42"/>
  </w:num>
  <w:num w:numId="5" w16cid:durableId="1164862094">
    <w:abstractNumId w:val="11"/>
  </w:num>
  <w:num w:numId="6" w16cid:durableId="713888659">
    <w:abstractNumId w:val="22"/>
  </w:num>
  <w:num w:numId="7" w16cid:durableId="435709029">
    <w:abstractNumId w:val="29"/>
  </w:num>
  <w:num w:numId="8" w16cid:durableId="1274823479">
    <w:abstractNumId w:val="10"/>
  </w:num>
  <w:num w:numId="9" w16cid:durableId="1420522518">
    <w:abstractNumId w:val="40"/>
  </w:num>
  <w:num w:numId="10" w16cid:durableId="1148670511">
    <w:abstractNumId w:val="45"/>
  </w:num>
  <w:num w:numId="11" w16cid:durableId="726029677">
    <w:abstractNumId w:val="28"/>
  </w:num>
  <w:num w:numId="12" w16cid:durableId="1929343157">
    <w:abstractNumId w:val="36"/>
  </w:num>
  <w:num w:numId="13" w16cid:durableId="790130995">
    <w:abstractNumId w:val="14"/>
  </w:num>
  <w:num w:numId="14" w16cid:durableId="330380428">
    <w:abstractNumId w:val="21"/>
  </w:num>
  <w:num w:numId="15" w16cid:durableId="544758716">
    <w:abstractNumId w:val="9"/>
  </w:num>
  <w:num w:numId="16" w16cid:durableId="118038477">
    <w:abstractNumId w:val="7"/>
  </w:num>
  <w:num w:numId="17" w16cid:durableId="841747391">
    <w:abstractNumId w:val="6"/>
  </w:num>
  <w:num w:numId="18" w16cid:durableId="1633754929">
    <w:abstractNumId w:val="5"/>
  </w:num>
  <w:num w:numId="19" w16cid:durableId="1161312659">
    <w:abstractNumId w:val="4"/>
  </w:num>
  <w:num w:numId="20" w16cid:durableId="168911332">
    <w:abstractNumId w:val="8"/>
  </w:num>
  <w:num w:numId="21" w16cid:durableId="792752804">
    <w:abstractNumId w:val="3"/>
  </w:num>
  <w:num w:numId="22" w16cid:durableId="1132096644">
    <w:abstractNumId w:val="2"/>
  </w:num>
  <w:num w:numId="23" w16cid:durableId="1671517685">
    <w:abstractNumId w:val="1"/>
  </w:num>
  <w:num w:numId="24" w16cid:durableId="1731224647">
    <w:abstractNumId w:val="0"/>
  </w:num>
  <w:num w:numId="25" w16cid:durableId="743916737">
    <w:abstractNumId w:val="23"/>
  </w:num>
  <w:num w:numId="26" w16cid:durableId="878668913">
    <w:abstractNumId w:val="38"/>
  </w:num>
  <w:num w:numId="27" w16cid:durableId="1289624295">
    <w:abstractNumId w:val="26"/>
  </w:num>
  <w:num w:numId="28" w16cid:durableId="829172773">
    <w:abstractNumId w:val="37"/>
  </w:num>
  <w:num w:numId="29" w16cid:durableId="531267372">
    <w:abstractNumId w:val="25"/>
  </w:num>
  <w:num w:numId="30" w16cid:durableId="1528448336">
    <w:abstractNumId w:val="15"/>
  </w:num>
  <w:num w:numId="31" w16cid:durableId="1530950834">
    <w:abstractNumId w:val="33"/>
  </w:num>
  <w:num w:numId="32" w16cid:durableId="108933928">
    <w:abstractNumId w:val="18"/>
  </w:num>
  <w:num w:numId="33" w16cid:durableId="998846528">
    <w:abstractNumId w:val="44"/>
  </w:num>
  <w:num w:numId="34" w16cid:durableId="1476332734">
    <w:abstractNumId w:val="20"/>
  </w:num>
  <w:num w:numId="35" w16cid:durableId="1520705964">
    <w:abstractNumId w:val="31"/>
  </w:num>
  <w:num w:numId="36" w16cid:durableId="1712922663">
    <w:abstractNumId w:val="39"/>
  </w:num>
  <w:num w:numId="37" w16cid:durableId="1419059907">
    <w:abstractNumId w:val="17"/>
  </w:num>
  <w:num w:numId="38" w16cid:durableId="2091392963">
    <w:abstractNumId w:val="24"/>
  </w:num>
  <w:num w:numId="39" w16cid:durableId="291639363">
    <w:abstractNumId w:val="19"/>
  </w:num>
  <w:num w:numId="40" w16cid:durableId="640772243">
    <w:abstractNumId w:val="34"/>
  </w:num>
  <w:num w:numId="41" w16cid:durableId="1982421745">
    <w:abstractNumId w:val="41"/>
  </w:num>
  <w:num w:numId="42" w16cid:durableId="314189696">
    <w:abstractNumId w:val="32"/>
  </w:num>
  <w:num w:numId="43" w16cid:durableId="1767068995">
    <w:abstractNumId w:val="43"/>
  </w:num>
  <w:num w:numId="44" w16cid:durableId="1155485964">
    <w:abstractNumId w:val="12"/>
  </w:num>
  <w:num w:numId="45" w16cid:durableId="226458622">
    <w:abstractNumId w:val="16"/>
  </w:num>
  <w:num w:numId="46" w16cid:durableId="1893418517">
    <w:abstractNumId w:val="13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thew Yeansoo Jeong">
    <w15:presenceInfo w15:providerId="AD" w15:userId="S::attemptgt@selvas.com::895eb53a-a43a-4d64-bfca-df3031bd9d02"/>
  </w15:person>
  <w15:person w15:author="Aiden Bongjun Kim">
    <w15:presenceInfo w15:providerId="AD" w15:userId="S::aiden.b.kim@selvas.com::13d56376-efa9-4e4a-b49d-51f9a017c04d"/>
  </w15:person>
  <w15:person w15:author="게스트 사용자">
    <w15:presenceInfo w15:providerId="AD" w15:userId="S::urn:spo:tenantanon#cc51d85f-762a-4d3b-923e-d362382d75d4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2F"/>
    <w:rsid w:val="00000A37"/>
    <w:rsid w:val="00007CB2"/>
    <w:rsid w:val="000151A3"/>
    <w:rsid w:val="00015BCF"/>
    <w:rsid w:val="00021CC5"/>
    <w:rsid w:val="0002259C"/>
    <w:rsid w:val="00022689"/>
    <w:rsid w:val="00024C68"/>
    <w:rsid w:val="0002786D"/>
    <w:rsid w:val="00040CE1"/>
    <w:rsid w:val="00046BAA"/>
    <w:rsid w:val="00047351"/>
    <w:rsid w:val="00051018"/>
    <w:rsid w:val="0005181A"/>
    <w:rsid w:val="00054847"/>
    <w:rsid w:val="00066AC0"/>
    <w:rsid w:val="00067DDA"/>
    <w:rsid w:val="00077F8F"/>
    <w:rsid w:val="00081473"/>
    <w:rsid w:val="00094F31"/>
    <w:rsid w:val="000B3708"/>
    <w:rsid w:val="000B5A03"/>
    <w:rsid w:val="000C1CF9"/>
    <w:rsid w:val="000E6A8F"/>
    <w:rsid w:val="000E7365"/>
    <w:rsid w:val="00100221"/>
    <w:rsid w:val="00102CA5"/>
    <w:rsid w:val="00103DFC"/>
    <w:rsid w:val="0011282F"/>
    <w:rsid w:val="00125107"/>
    <w:rsid w:val="001253D7"/>
    <w:rsid w:val="00130088"/>
    <w:rsid w:val="00131A1C"/>
    <w:rsid w:val="00156EFF"/>
    <w:rsid w:val="00157B8D"/>
    <w:rsid w:val="00161201"/>
    <w:rsid w:val="00173013"/>
    <w:rsid w:val="001969EF"/>
    <w:rsid w:val="001A4039"/>
    <w:rsid w:val="001A779E"/>
    <w:rsid w:val="001C6C25"/>
    <w:rsid w:val="001D2468"/>
    <w:rsid w:val="001E0A46"/>
    <w:rsid w:val="001E300D"/>
    <w:rsid w:val="001E4014"/>
    <w:rsid w:val="001E6686"/>
    <w:rsid w:val="001F1B5B"/>
    <w:rsid w:val="001F47DD"/>
    <w:rsid w:val="001F5066"/>
    <w:rsid w:val="002030C6"/>
    <w:rsid w:val="00203FF0"/>
    <w:rsid w:val="002064CB"/>
    <w:rsid w:val="002219F2"/>
    <w:rsid w:val="00223874"/>
    <w:rsid w:val="00224C76"/>
    <w:rsid w:val="00245242"/>
    <w:rsid w:val="00251332"/>
    <w:rsid w:val="00256241"/>
    <w:rsid w:val="00264131"/>
    <w:rsid w:val="0027174B"/>
    <w:rsid w:val="002761DE"/>
    <w:rsid w:val="00293494"/>
    <w:rsid w:val="00295CFE"/>
    <w:rsid w:val="002C3D93"/>
    <w:rsid w:val="002C78EA"/>
    <w:rsid w:val="002D0673"/>
    <w:rsid w:val="002D0BB8"/>
    <w:rsid w:val="002D289E"/>
    <w:rsid w:val="002D38C1"/>
    <w:rsid w:val="002E1BE6"/>
    <w:rsid w:val="002E5C0B"/>
    <w:rsid w:val="002E6139"/>
    <w:rsid w:val="002F474B"/>
    <w:rsid w:val="00311011"/>
    <w:rsid w:val="00312037"/>
    <w:rsid w:val="00317950"/>
    <w:rsid w:val="00320E47"/>
    <w:rsid w:val="0035013A"/>
    <w:rsid w:val="00356E25"/>
    <w:rsid w:val="0036239F"/>
    <w:rsid w:val="00387F5A"/>
    <w:rsid w:val="003B0DD3"/>
    <w:rsid w:val="003D45FB"/>
    <w:rsid w:val="003D6466"/>
    <w:rsid w:val="003D7F6B"/>
    <w:rsid w:val="00412C0A"/>
    <w:rsid w:val="00413714"/>
    <w:rsid w:val="00415426"/>
    <w:rsid w:val="00416F1B"/>
    <w:rsid w:val="0042157B"/>
    <w:rsid w:val="00423F9F"/>
    <w:rsid w:val="004247D5"/>
    <w:rsid w:val="004358E0"/>
    <w:rsid w:val="0044416C"/>
    <w:rsid w:val="0044493C"/>
    <w:rsid w:val="00445B7F"/>
    <w:rsid w:val="00455026"/>
    <w:rsid w:val="0047235C"/>
    <w:rsid w:val="004749F8"/>
    <w:rsid w:val="004808B7"/>
    <w:rsid w:val="00484ED7"/>
    <w:rsid w:val="00485C2C"/>
    <w:rsid w:val="004939A5"/>
    <w:rsid w:val="004A5838"/>
    <w:rsid w:val="004D7473"/>
    <w:rsid w:val="004E2DE4"/>
    <w:rsid w:val="004F3110"/>
    <w:rsid w:val="004F53AB"/>
    <w:rsid w:val="00536512"/>
    <w:rsid w:val="00541904"/>
    <w:rsid w:val="00562102"/>
    <w:rsid w:val="00565C74"/>
    <w:rsid w:val="00583D52"/>
    <w:rsid w:val="00590B48"/>
    <w:rsid w:val="005913E1"/>
    <w:rsid w:val="00592689"/>
    <w:rsid w:val="00595179"/>
    <w:rsid w:val="005A755A"/>
    <w:rsid w:val="005B0197"/>
    <w:rsid w:val="005B1376"/>
    <w:rsid w:val="005B2CAB"/>
    <w:rsid w:val="005C3746"/>
    <w:rsid w:val="005D2152"/>
    <w:rsid w:val="005E0C6B"/>
    <w:rsid w:val="005F2FED"/>
    <w:rsid w:val="00600FB2"/>
    <w:rsid w:val="00623AFD"/>
    <w:rsid w:val="0063068E"/>
    <w:rsid w:val="006315B3"/>
    <w:rsid w:val="00661531"/>
    <w:rsid w:val="0066500E"/>
    <w:rsid w:val="0067419E"/>
    <w:rsid w:val="006875BC"/>
    <w:rsid w:val="006971D4"/>
    <w:rsid w:val="006A18A8"/>
    <w:rsid w:val="006A4135"/>
    <w:rsid w:val="006A726D"/>
    <w:rsid w:val="006A77FC"/>
    <w:rsid w:val="006A7E1C"/>
    <w:rsid w:val="006A7FA9"/>
    <w:rsid w:val="006B1598"/>
    <w:rsid w:val="006E5FB5"/>
    <w:rsid w:val="006F0603"/>
    <w:rsid w:val="006F35E4"/>
    <w:rsid w:val="006F406C"/>
    <w:rsid w:val="006F71E9"/>
    <w:rsid w:val="007261A9"/>
    <w:rsid w:val="00735CDD"/>
    <w:rsid w:val="007374C7"/>
    <w:rsid w:val="00751D89"/>
    <w:rsid w:val="007544AE"/>
    <w:rsid w:val="0076691A"/>
    <w:rsid w:val="0078111A"/>
    <w:rsid w:val="007922BD"/>
    <w:rsid w:val="0079634D"/>
    <w:rsid w:val="007A5661"/>
    <w:rsid w:val="007B668A"/>
    <w:rsid w:val="007C287F"/>
    <w:rsid w:val="007C6020"/>
    <w:rsid w:val="007D410C"/>
    <w:rsid w:val="007D5378"/>
    <w:rsid w:val="007D5657"/>
    <w:rsid w:val="007E4B5E"/>
    <w:rsid w:val="007F1FD4"/>
    <w:rsid w:val="007F28EE"/>
    <w:rsid w:val="00803FA5"/>
    <w:rsid w:val="00811D91"/>
    <w:rsid w:val="0081507A"/>
    <w:rsid w:val="00815850"/>
    <w:rsid w:val="00816CB6"/>
    <w:rsid w:val="00821907"/>
    <w:rsid w:val="00821A49"/>
    <w:rsid w:val="00833BE4"/>
    <w:rsid w:val="008479F7"/>
    <w:rsid w:val="0085105A"/>
    <w:rsid w:val="00855FB0"/>
    <w:rsid w:val="008573B6"/>
    <w:rsid w:val="00860769"/>
    <w:rsid w:val="00861DAF"/>
    <w:rsid w:val="00867F26"/>
    <w:rsid w:val="00875EC3"/>
    <w:rsid w:val="008855B3"/>
    <w:rsid w:val="00893E7E"/>
    <w:rsid w:val="008A2183"/>
    <w:rsid w:val="008A4118"/>
    <w:rsid w:val="008A6473"/>
    <w:rsid w:val="008B3F7F"/>
    <w:rsid w:val="008B69FF"/>
    <w:rsid w:val="008C73AE"/>
    <w:rsid w:val="008E0D5C"/>
    <w:rsid w:val="008E1187"/>
    <w:rsid w:val="008F58ED"/>
    <w:rsid w:val="00901BB8"/>
    <w:rsid w:val="00911D4E"/>
    <w:rsid w:val="00912B64"/>
    <w:rsid w:val="0092198A"/>
    <w:rsid w:val="00940CB1"/>
    <w:rsid w:val="009435C0"/>
    <w:rsid w:val="009464DE"/>
    <w:rsid w:val="009515E2"/>
    <w:rsid w:val="00952055"/>
    <w:rsid w:val="00965DC6"/>
    <w:rsid w:val="00971F22"/>
    <w:rsid w:val="00977F37"/>
    <w:rsid w:val="0099332B"/>
    <w:rsid w:val="00993478"/>
    <w:rsid w:val="009A29C0"/>
    <w:rsid w:val="009B1A1A"/>
    <w:rsid w:val="009B4A12"/>
    <w:rsid w:val="009C4791"/>
    <w:rsid w:val="009D312D"/>
    <w:rsid w:val="009F6A00"/>
    <w:rsid w:val="009F75E9"/>
    <w:rsid w:val="00A0398B"/>
    <w:rsid w:val="00A07B13"/>
    <w:rsid w:val="00A24417"/>
    <w:rsid w:val="00A27385"/>
    <w:rsid w:val="00A305E0"/>
    <w:rsid w:val="00A34CC6"/>
    <w:rsid w:val="00A35D8B"/>
    <w:rsid w:val="00A46B8E"/>
    <w:rsid w:val="00A514F3"/>
    <w:rsid w:val="00A51BF1"/>
    <w:rsid w:val="00A54CB0"/>
    <w:rsid w:val="00A6702E"/>
    <w:rsid w:val="00A74E31"/>
    <w:rsid w:val="00A945F4"/>
    <w:rsid w:val="00A94B71"/>
    <w:rsid w:val="00A9517D"/>
    <w:rsid w:val="00A95324"/>
    <w:rsid w:val="00A96D49"/>
    <w:rsid w:val="00AB0D69"/>
    <w:rsid w:val="00AB1DBA"/>
    <w:rsid w:val="00AC0BDE"/>
    <w:rsid w:val="00AC23CC"/>
    <w:rsid w:val="00AE02C7"/>
    <w:rsid w:val="00AE62FF"/>
    <w:rsid w:val="00B0408A"/>
    <w:rsid w:val="00B103CD"/>
    <w:rsid w:val="00B202AE"/>
    <w:rsid w:val="00B251D3"/>
    <w:rsid w:val="00B323E1"/>
    <w:rsid w:val="00B338A2"/>
    <w:rsid w:val="00B3510A"/>
    <w:rsid w:val="00B42F63"/>
    <w:rsid w:val="00B51B8B"/>
    <w:rsid w:val="00B566FA"/>
    <w:rsid w:val="00B720F5"/>
    <w:rsid w:val="00B72D87"/>
    <w:rsid w:val="00B75274"/>
    <w:rsid w:val="00B824A4"/>
    <w:rsid w:val="00B84730"/>
    <w:rsid w:val="00B90800"/>
    <w:rsid w:val="00BA4BCA"/>
    <w:rsid w:val="00BC02FF"/>
    <w:rsid w:val="00BD2847"/>
    <w:rsid w:val="00BD2D92"/>
    <w:rsid w:val="00BD55A0"/>
    <w:rsid w:val="00BD6C9C"/>
    <w:rsid w:val="00BE04B7"/>
    <w:rsid w:val="00BF53BF"/>
    <w:rsid w:val="00C04407"/>
    <w:rsid w:val="00C06DDA"/>
    <w:rsid w:val="00C14B73"/>
    <w:rsid w:val="00C17EB6"/>
    <w:rsid w:val="00C34056"/>
    <w:rsid w:val="00C40337"/>
    <w:rsid w:val="00C43B13"/>
    <w:rsid w:val="00C53520"/>
    <w:rsid w:val="00C766BF"/>
    <w:rsid w:val="00C95881"/>
    <w:rsid w:val="00CA5183"/>
    <w:rsid w:val="00CA70C1"/>
    <w:rsid w:val="00CB0C41"/>
    <w:rsid w:val="00CB11D2"/>
    <w:rsid w:val="00CD17F5"/>
    <w:rsid w:val="00CD3DB1"/>
    <w:rsid w:val="00CF6EAC"/>
    <w:rsid w:val="00D04903"/>
    <w:rsid w:val="00D04B6E"/>
    <w:rsid w:val="00D1260E"/>
    <w:rsid w:val="00D13CC9"/>
    <w:rsid w:val="00D21044"/>
    <w:rsid w:val="00D21E04"/>
    <w:rsid w:val="00D24B8F"/>
    <w:rsid w:val="00D30410"/>
    <w:rsid w:val="00D316FA"/>
    <w:rsid w:val="00D328AF"/>
    <w:rsid w:val="00D40ECF"/>
    <w:rsid w:val="00D45FE6"/>
    <w:rsid w:val="00D47FB0"/>
    <w:rsid w:val="00D55349"/>
    <w:rsid w:val="00D668F5"/>
    <w:rsid w:val="00D80ACD"/>
    <w:rsid w:val="00D877EC"/>
    <w:rsid w:val="00DA2224"/>
    <w:rsid w:val="00DA56BD"/>
    <w:rsid w:val="00DB3AEC"/>
    <w:rsid w:val="00DB7E33"/>
    <w:rsid w:val="00DD0C0E"/>
    <w:rsid w:val="00DE64A2"/>
    <w:rsid w:val="00DF215D"/>
    <w:rsid w:val="00E0093A"/>
    <w:rsid w:val="00E00C9C"/>
    <w:rsid w:val="00E24E1D"/>
    <w:rsid w:val="00E45E26"/>
    <w:rsid w:val="00E70CF1"/>
    <w:rsid w:val="00E775CB"/>
    <w:rsid w:val="00EA6099"/>
    <w:rsid w:val="00EB2A12"/>
    <w:rsid w:val="00EB59FD"/>
    <w:rsid w:val="00EC6115"/>
    <w:rsid w:val="00EE0C78"/>
    <w:rsid w:val="00F27D55"/>
    <w:rsid w:val="00F42090"/>
    <w:rsid w:val="00F523BA"/>
    <w:rsid w:val="00F57392"/>
    <w:rsid w:val="00F71582"/>
    <w:rsid w:val="00F71D76"/>
    <w:rsid w:val="00F81830"/>
    <w:rsid w:val="00F818A0"/>
    <w:rsid w:val="00F81A97"/>
    <w:rsid w:val="00F847C0"/>
    <w:rsid w:val="00F87193"/>
    <w:rsid w:val="00F93747"/>
    <w:rsid w:val="00FA2FA6"/>
    <w:rsid w:val="00FA545C"/>
    <w:rsid w:val="00FB4E86"/>
    <w:rsid w:val="00FB56BE"/>
    <w:rsid w:val="00FC456B"/>
    <w:rsid w:val="00FD3D3E"/>
    <w:rsid w:val="00FD4443"/>
    <w:rsid w:val="00FD51A2"/>
    <w:rsid w:val="00FD551F"/>
    <w:rsid w:val="00FD762E"/>
    <w:rsid w:val="00FF4B9E"/>
    <w:rsid w:val="1ACF9802"/>
    <w:rsid w:val="5127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8BED86"/>
  <w15:chartTrackingRefBased/>
  <w15:docId w15:val="{A80B16D2-3900-45C3-AA4A-4D6F8A432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541904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link w:val="1Char"/>
    <w:qFormat/>
    <w:rsid w:val="0027174B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1">
    <w:name w:val="heading 2"/>
    <w:basedOn w:val="a1"/>
    <w:next w:val="a1"/>
    <w:link w:val="2Char"/>
    <w:semiHidden/>
    <w:unhideWhenUsed/>
    <w:qFormat/>
    <w:rsid w:val="0027174B"/>
    <w:pPr>
      <w:keepNext/>
      <w:outlineLvl w:val="1"/>
    </w:pPr>
    <w:rPr>
      <w:rFonts w:ascii="맑은 고딕" w:eastAsia="맑은 고딕" w:hAnsi="맑은 고딕"/>
    </w:rPr>
  </w:style>
  <w:style w:type="paragraph" w:styleId="31">
    <w:name w:val="heading 3"/>
    <w:basedOn w:val="a1"/>
    <w:next w:val="a1"/>
    <w:link w:val="3Char"/>
    <w:semiHidden/>
    <w:unhideWhenUsed/>
    <w:qFormat/>
    <w:rsid w:val="0027174B"/>
    <w:pPr>
      <w:keepNext/>
      <w:ind w:leftChars="300" w:left="300" w:hangingChars="200" w:hanging="2000"/>
      <w:outlineLvl w:val="2"/>
    </w:pPr>
    <w:rPr>
      <w:rFonts w:ascii="맑은 고딕" w:eastAsia="맑은 고딕" w:hAnsi="맑은 고딕"/>
    </w:rPr>
  </w:style>
  <w:style w:type="paragraph" w:styleId="41">
    <w:name w:val="heading 4"/>
    <w:basedOn w:val="a1"/>
    <w:next w:val="a1"/>
    <w:link w:val="4Char"/>
    <w:semiHidden/>
    <w:unhideWhenUsed/>
    <w:qFormat/>
    <w:rsid w:val="0027174B"/>
    <w:pPr>
      <w:keepNext/>
      <w:ind w:leftChars="400" w:left="400" w:hangingChars="200" w:hanging="2000"/>
      <w:outlineLvl w:val="3"/>
    </w:pPr>
    <w:rPr>
      <w:b/>
      <w:bCs/>
    </w:rPr>
  </w:style>
  <w:style w:type="paragraph" w:styleId="51">
    <w:name w:val="heading 5"/>
    <w:basedOn w:val="a1"/>
    <w:next w:val="a1"/>
    <w:link w:val="5Char"/>
    <w:semiHidden/>
    <w:unhideWhenUsed/>
    <w:qFormat/>
    <w:rsid w:val="0027174B"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paragraph" w:styleId="6">
    <w:name w:val="heading 6"/>
    <w:basedOn w:val="a1"/>
    <w:next w:val="a1"/>
    <w:link w:val="6Char"/>
    <w:semiHidden/>
    <w:unhideWhenUsed/>
    <w:qFormat/>
    <w:rsid w:val="0027174B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1"/>
    <w:next w:val="a1"/>
    <w:link w:val="7Char"/>
    <w:semiHidden/>
    <w:unhideWhenUsed/>
    <w:qFormat/>
    <w:rsid w:val="0027174B"/>
    <w:pPr>
      <w:keepNext/>
      <w:ind w:leftChars="700" w:left="700" w:hangingChars="200" w:hanging="2000"/>
      <w:outlineLvl w:val="6"/>
    </w:pPr>
  </w:style>
  <w:style w:type="paragraph" w:styleId="8">
    <w:name w:val="heading 8"/>
    <w:basedOn w:val="a1"/>
    <w:next w:val="a1"/>
    <w:link w:val="8Char"/>
    <w:semiHidden/>
    <w:unhideWhenUsed/>
    <w:qFormat/>
    <w:rsid w:val="0027174B"/>
    <w:pPr>
      <w:keepNext/>
      <w:ind w:leftChars="800" w:left="800" w:hangingChars="200" w:hanging="2000"/>
      <w:outlineLvl w:val="7"/>
    </w:pPr>
  </w:style>
  <w:style w:type="paragraph" w:styleId="9">
    <w:name w:val="heading 9"/>
    <w:basedOn w:val="a1"/>
    <w:next w:val="a1"/>
    <w:link w:val="9Char"/>
    <w:semiHidden/>
    <w:unhideWhenUsed/>
    <w:qFormat/>
    <w:rsid w:val="0027174B"/>
    <w:pPr>
      <w:keepNext/>
      <w:ind w:leftChars="900" w:left="900" w:hangingChars="200" w:hanging="200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바탕글"/>
    <w:rsid w:val="0011282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table" w:styleId="a6">
    <w:name w:val="Table Grid"/>
    <w:basedOn w:val="a3"/>
    <w:rsid w:val="0011282F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1"/>
    <w:qFormat/>
    <w:rsid w:val="0011282F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adjustRightInd w:val="0"/>
      <w:spacing w:line="420" w:lineRule="exact"/>
      <w:jc w:val="center"/>
    </w:pPr>
    <w:rPr>
      <w:color w:val="000000"/>
      <w:kern w:val="0"/>
      <w:sz w:val="35"/>
      <w:szCs w:val="35"/>
    </w:rPr>
  </w:style>
  <w:style w:type="paragraph" w:customStyle="1" w:styleId="10">
    <w:name w:val="1항"/>
    <w:rsid w:val="0011282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10" w:lineRule="exact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제장"/>
    <w:rsid w:val="0011282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before="20" w:line="280" w:lineRule="exact"/>
      <w:jc w:val="center"/>
    </w:pPr>
    <w:rPr>
      <w:rFonts w:ascii="바탕"/>
      <w:color w:val="000000"/>
      <w:sz w:val="22"/>
      <w:szCs w:val="22"/>
    </w:rPr>
  </w:style>
  <w:style w:type="paragraph" w:customStyle="1" w:styleId="11">
    <w:name w:val="1호"/>
    <w:rsid w:val="0011282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10" w:lineRule="exact"/>
      <w:ind w:left="234" w:hanging="134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가목"/>
    <w:rsid w:val="0011282F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10" w:lineRule="exact"/>
      <w:ind w:left="424" w:hanging="224"/>
      <w:jc w:val="both"/>
    </w:pPr>
    <w:rPr>
      <w:rFonts w:ascii="바탕"/>
      <w:color w:val="000000"/>
      <w:sz w:val="18"/>
      <w:szCs w:val="18"/>
    </w:rPr>
  </w:style>
  <w:style w:type="paragraph" w:styleId="aa">
    <w:name w:val="Note Heading"/>
    <w:basedOn w:val="a1"/>
    <w:next w:val="a1"/>
    <w:rsid w:val="00D21E04"/>
    <w:pPr>
      <w:jc w:val="center"/>
    </w:pPr>
    <w:rPr>
      <w:rFonts w:ascii="굴림체" w:eastAsia="굴림체" w:cs="굴림체"/>
      <w:b/>
      <w:bCs/>
      <w:color w:val="000000"/>
      <w:kern w:val="0"/>
      <w:sz w:val="24"/>
    </w:rPr>
  </w:style>
  <w:style w:type="paragraph" w:styleId="ab">
    <w:name w:val="header"/>
    <w:basedOn w:val="a1"/>
    <w:rsid w:val="00875EC3"/>
    <w:pPr>
      <w:tabs>
        <w:tab w:val="center" w:pos="4252"/>
        <w:tab w:val="right" w:pos="8504"/>
      </w:tabs>
      <w:snapToGrid w:val="0"/>
    </w:pPr>
  </w:style>
  <w:style w:type="paragraph" w:styleId="ac">
    <w:name w:val="footer"/>
    <w:basedOn w:val="a1"/>
    <w:link w:val="Char"/>
    <w:uiPriority w:val="99"/>
    <w:rsid w:val="00875EC3"/>
    <w:pPr>
      <w:tabs>
        <w:tab w:val="center" w:pos="4252"/>
        <w:tab w:val="right" w:pos="8504"/>
      </w:tabs>
      <w:snapToGrid w:val="0"/>
    </w:pPr>
  </w:style>
  <w:style w:type="character" w:styleId="ad">
    <w:name w:val="page number"/>
    <w:basedOn w:val="a2"/>
    <w:rsid w:val="00875EC3"/>
  </w:style>
  <w:style w:type="character" w:customStyle="1" w:styleId="Char">
    <w:name w:val="바닥글 Char"/>
    <w:link w:val="ac"/>
    <w:uiPriority w:val="99"/>
    <w:rsid w:val="002E6139"/>
    <w:rPr>
      <w:rFonts w:ascii="바탕"/>
      <w:kern w:val="2"/>
      <w:szCs w:val="24"/>
    </w:rPr>
  </w:style>
  <w:style w:type="paragraph" w:styleId="ae">
    <w:name w:val="Balloon Text"/>
    <w:basedOn w:val="a1"/>
    <w:link w:val="Char0"/>
    <w:rsid w:val="002E6139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e"/>
    <w:rsid w:val="002E6139"/>
    <w:rPr>
      <w:rFonts w:ascii="맑은 고딕" w:eastAsia="맑은 고딕" w:hAnsi="맑은 고딕" w:cs="Times New Roman"/>
      <w:kern w:val="2"/>
      <w:sz w:val="18"/>
      <w:szCs w:val="18"/>
    </w:rPr>
  </w:style>
  <w:style w:type="paragraph" w:styleId="HTML">
    <w:name w:val="HTML Address"/>
    <w:basedOn w:val="a1"/>
    <w:link w:val="HTMLChar"/>
    <w:rsid w:val="0027174B"/>
    <w:rPr>
      <w:i/>
      <w:iCs/>
    </w:rPr>
  </w:style>
  <w:style w:type="character" w:customStyle="1" w:styleId="HTMLChar">
    <w:name w:val="HTML 주소 Char"/>
    <w:link w:val="HTML"/>
    <w:rsid w:val="0027174B"/>
    <w:rPr>
      <w:rFonts w:ascii="바탕"/>
      <w:i/>
      <w:iCs/>
      <w:kern w:val="2"/>
      <w:szCs w:val="24"/>
    </w:rPr>
  </w:style>
  <w:style w:type="character" w:customStyle="1" w:styleId="1Char">
    <w:name w:val="제목 1 Char"/>
    <w:link w:val="1"/>
    <w:rsid w:val="0027174B"/>
    <w:rPr>
      <w:rFonts w:ascii="맑은 고딕" w:eastAsia="맑은 고딕" w:hAnsi="맑은 고딕" w:cs="Times New Roman"/>
      <w:kern w:val="2"/>
      <w:sz w:val="28"/>
      <w:szCs w:val="28"/>
    </w:rPr>
  </w:style>
  <w:style w:type="paragraph" w:styleId="TOC">
    <w:name w:val="TOC Heading"/>
    <w:basedOn w:val="1"/>
    <w:next w:val="a1"/>
    <w:uiPriority w:val="39"/>
    <w:semiHidden/>
    <w:unhideWhenUsed/>
    <w:qFormat/>
    <w:rsid w:val="0027174B"/>
    <w:pPr>
      <w:outlineLvl w:val="9"/>
    </w:pPr>
  </w:style>
  <w:style w:type="paragraph" w:styleId="af">
    <w:name w:val="footnote text"/>
    <w:basedOn w:val="a1"/>
    <w:link w:val="Char1"/>
    <w:rsid w:val="0027174B"/>
    <w:pPr>
      <w:snapToGrid w:val="0"/>
      <w:jc w:val="left"/>
    </w:pPr>
  </w:style>
  <w:style w:type="character" w:customStyle="1" w:styleId="Char1">
    <w:name w:val="각주 텍스트 Char"/>
    <w:link w:val="af"/>
    <w:rsid w:val="0027174B"/>
    <w:rPr>
      <w:rFonts w:ascii="바탕"/>
      <w:kern w:val="2"/>
      <w:szCs w:val="24"/>
    </w:rPr>
  </w:style>
  <w:style w:type="paragraph" w:styleId="af0">
    <w:name w:val="No Spacing"/>
    <w:uiPriority w:val="1"/>
    <w:qFormat/>
    <w:rsid w:val="0027174B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af1">
    <w:name w:val="Intense Quote"/>
    <w:basedOn w:val="a1"/>
    <w:next w:val="a1"/>
    <w:link w:val="Char2"/>
    <w:uiPriority w:val="30"/>
    <w:qFormat/>
    <w:rsid w:val="0027174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link w:val="af1"/>
    <w:uiPriority w:val="30"/>
    <w:rsid w:val="0027174B"/>
    <w:rPr>
      <w:rFonts w:ascii="바탕"/>
      <w:b/>
      <w:bCs/>
      <w:i/>
      <w:iCs/>
      <w:color w:val="4F81BD"/>
      <w:kern w:val="2"/>
      <w:szCs w:val="24"/>
    </w:rPr>
  </w:style>
  <w:style w:type="paragraph" w:styleId="af2">
    <w:name w:val="table of authorities"/>
    <w:basedOn w:val="a1"/>
    <w:next w:val="a1"/>
    <w:rsid w:val="0027174B"/>
    <w:pPr>
      <w:ind w:left="425" w:hangingChars="200" w:hanging="425"/>
    </w:pPr>
  </w:style>
  <w:style w:type="paragraph" w:styleId="af3">
    <w:name w:val="toa heading"/>
    <w:basedOn w:val="a1"/>
    <w:next w:val="a1"/>
    <w:rsid w:val="0027174B"/>
    <w:pPr>
      <w:spacing w:before="120"/>
    </w:pPr>
    <w:rPr>
      <w:rFonts w:ascii="맑은 고딕" w:eastAsia="돋움" w:hAnsi="맑은 고딕"/>
      <w:sz w:val="24"/>
    </w:rPr>
  </w:style>
  <w:style w:type="paragraph" w:styleId="af4">
    <w:name w:val="table of figures"/>
    <w:basedOn w:val="a1"/>
    <w:next w:val="a1"/>
    <w:rsid w:val="0027174B"/>
    <w:pPr>
      <w:ind w:leftChars="400" w:left="400" w:hangingChars="200" w:hanging="200"/>
    </w:pPr>
  </w:style>
  <w:style w:type="paragraph" w:styleId="a0">
    <w:name w:val="List Bullet"/>
    <w:basedOn w:val="a1"/>
    <w:rsid w:val="0027174B"/>
    <w:pPr>
      <w:numPr>
        <w:numId w:val="15"/>
      </w:numPr>
      <w:contextualSpacing/>
    </w:pPr>
  </w:style>
  <w:style w:type="paragraph" w:styleId="20">
    <w:name w:val="List Bullet 2"/>
    <w:basedOn w:val="a1"/>
    <w:rsid w:val="0027174B"/>
    <w:pPr>
      <w:numPr>
        <w:numId w:val="16"/>
      </w:numPr>
      <w:contextualSpacing/>
    </w:pPr>
  </w:style>
  <w:style w:type="paragraph" w:styleId="30">
    <w:name w:val="List Bullet 3"/>
    <w:basedOn w:val="a1"/>
    <w:rsid w:val="0027174B"/>
    <w:pPr>
      <w:numPr>
        <w:numId w:val="17"/>
      </w:numPr>
      <w:contextualSpacing/>
    </w:pPr>
  </w:style>
  <w:style w:type="paragraph" w:styleId="40">
    <w:name w:val="List Bullet 4"/>
    <w:basedOn w:val="a1"/>
    <w:rsid w:val="0027174B"/>
    <w:pPr>
      <w:numPr>
        <w:numId w:val="18"/>
      </w:numPr>
      <w:contextualSpacing/>
    </w:pPr>
  </w:style>
  <w:style w:type="paragraph" w:styleId="50">
    <w:name w:val="List Bullet 5"/>
    <w:basedOn w:val="a1"/>
    <w:rsid w:val="0027174B"/>
    <w:pPr>
      <w:numPr>
        <w:numId w:val="19"/>
      </w:numPr>
      <w:contextualSpacing/>
    </w:pPr>
  </w:style>
  <w:style w:type="paragraph" w:styleId="af5">
    <w:name w:val="Plain Text"/>
    <w:basedOn w:val="a1"/>
    <w:link w:val="Char3"/>
    <w:rsid w:val="0027174B"/>
    <w:rPr>
      <w:rFonts w:hAnsi="Courier New" w:cs="Courier New"/>
      <w:szCs w:val="20"/>
    </w:rPr>
  </w:style>
  <w:style w:type="character" w:customStyle="1" w:styleId="Char3">
    <w:name w:val="글자만 Char"/>
    <w:link w:val="af5"/>
    <w:rsid w:val="0027174B"/>
    <w:rPr>
      <w:rFonts w:ascii="바탕" w:hAnsi="Courier New" w:cs="Courier New"/>
      <w:kern w:val="2"/>
    </w:rPr>
  </w:style>
  <w:style w:type="paragraph" w:styleId="af6">
    <w:name w:val="Date"/>
    <w:basedOn w:val="a1"/>
    <w:next w:val="a1"/>
    <w:link w:val="Char4"/>
    <w:rsid w:val="0027174B"/>
  </w:style>
  <w:style w:type="character" w:customStyle="1" w:styleId="Char4">
    <w:name w:val="날짜 Char"/>
    <w:link w:val="af6"/>
    <w:rsid w:val="0027174B"/>
    <w:rPr>
      <w:rFonts w:ascii="바탕"/>
      <w:kern w:val="2"/>
      <w:szCs w:val="24"/>
    </w:rPr>
  </w:style>
  <w:style w:type="paragraph" w:styleId="af7">
    <w:name w:val="macro"/>
    <w:link w:val="Char5"/>
    <w:rsid w:val="0027174B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character" w:customStyle="1" w:styleId="Char5">
    <w:name w:val="매크로 텍스트 Char"/>
    <w:link w:val="af7"/>
    <w:rsid w:val="0027174B"/>
    <w:rPr>
      <w:rFonts w:ascii="Courier New" w:hAnsi="Courier New" w:cs="Courier New"/>
      <w:kern w:val="2"/>
      <w:sz w:val="24"/>
      <w:szCs w:val="24"/>
    </w:rPr>
  </w:style>
  <w:style w:type="paragraph" w:styleId="af8">
    <w:name w:val="Closing"/>
    <w:basedOn w:val="a1"/>
    <w:link w:val="Char6"/>
    <w:rsid w:val="0027174B"/>
    <w:pPr>
      <w:ind w:leftChars="2100" w:left="100"/>
    </w:pPr>
  </w:style>
  <w:style w:type="character" w:customStyle="1" w:styleId="Char6">
    <w:name w:val="맺음말 Char"/>
    <w:link w:val="af8"/>
    <w:rsid w:val="0027174B"/>
    <w:rPr>
      <w:rFonts w:ascii="바탕"/>
      <w:kern w:val="2"/>
      <w:szCs w:val="24"/>
    </w:rPr>
  </w:style>
  <w:style w:type="paragraph" w:styleId="af9">
    <w:name w:val="annotation text"/>
    <w:basedOn w:val="a1"/>
    <w:link w:val="Char7"/>
    <w:rsid w:val="0027174B"/>
    <w:pPr>
      <w:jc w:val="left"/>
    </w:pPr>
  </w:style>
  <w:style w:type="character" w:customStyle="1" w:styleId="Char7">
    <w:name w:val="메모 텍스트 Char"/>
    <w:link w:val="af9"/>
    <w:rsid w:val="0027174B"/>
    <w:rPr>
      <w:rFonts w:ascii="바탕"/>
      <w:kern w:val="2"/>
      <w:szCs w:val="24"/>
    </w:rPr>
  </w:style>
  <w:style w:type="paragraph" w:styleId="afa">
    <w:name w:val="annotation subject"/>
    <w:basedOn w:val="af9"/>
    <w:next w:val="af9"/>
    <w:link w:val="Char8"/>
    <w:rsid w:val="0027174B"/>
    <w:rPr>
      <w:b/>
      <w:bCs/>
    </w:rPr>
  </w:style>
  <w:style w:type="character" w:customStyle="1" w:styleId="Char8">
    <w:name w:val="메모 주제 Char"/>
    <w:link w:val="afa"/>
    <w:rsid w:val="0027174B"/>
    <w:rPr>
      <w:rFonts w:ascii="바탕"/>
      <w:b/>
      <w:bCs/>
      <w:kern w:val="2"/>
      <w:szCs w:val="24"/>
    </w:rPr>
  </w:style>
  <w:style w:type="paragraph" w:styleId="afb">
    <w:name w:val="Message Header"/>
    <w:basedOn w:val="a1"/>
    <w:link w:val="Char9"/>
    <w:rsid w:val="0027174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ascii="맑은 고딕" w:eastAsia="맑은 고딕" w:hAnsi="맑은 고딕"/>
      <w:sz w:val="24"/>
    </w:rPr>
  </w:style>
  <w:style w:type="character" w:customStyle="1" w:styleId="Char9">
    <w:name w:val="메시지 머리글 Char"/>
    <w:link w:val="afb"/>
    <w:rsid w:val="0027174B"/>
    <w:rPr>
      <w:rFonts w:ascii="맑은 고딕" w:eastAsia="맑은 고딕" w:hAnsi="맑은 고딕" w:cs="Times New Roman"/>
      <w:kern w:val="2"/>
      <w:sz w:val="24"/>
      <w:szCs w:val="24"/>
      <w:shd w:val="pct20" w:color="auto" w:fill="auto"/>
    </w:rPr>
  </w:style>
  <w:style w:type="paragraph" w:styleId="afc">
    <w:name w:val="List"/>
    <w:basedOn w:val="a1"/>
    <w:rsid w:val="0027174B"/>
    <w:pPr>
      <w:ind w:leftChars="200" w:left="100" w:hangingChars="200" w:hanging="200"/>
      <w:contextualSpacing/>
    </w:pPr>
  </w:style>
  <w:style w:type="paragraph" w:styleId="22">
    <w:name w:val="List 2"/>
    <w:basedOn w:val="a1"/>
    <w:rsid w:val="0027174B"/>
    <w:pPr>
      <w:ind w:leftChars="400" w:left="100" w:hangingChars="200" w:hanging="200"/>
      <w:contextualSpacing/>
    </w:pPr>
  </w:style>
  <w:style w:type="paragraph" w:styleId="32">
    <w:name w:val="List 3"/>
    <w:basedOn w:val="a1"/>
    <w:rsid w:val="0027174B"/>
    <w:pPr>
      <w:ind w:leftChars="600" w:left="100" w:hangingChars="200" w:hanging="200"/>
      <w:contextualSpacing/>
    </w:pPr>
  </w:style>
  <w:style w:type="paragraph" w:styleId="42">
    <w:name w:val="List 4"/>
    <w:basedOn w:val="a1"/>
    <w:rsid w:val="0027174B"/>
    <w:pPr>
      <w:ind w:leftChars="800" w:left="100" w:hangingChars="200" w:hanging="200"/>
      <w:contextualSpacing/>
    </w:pPr>
  </w:style>
  <w:style w:type="paragraph" w:styleId="52">
    <w:name w:val="List 5"/>
    <w:basedOn w:val="a1"/>
    <w:rsid w:val="0027174B"/>
    <w:pPr>
      <w:ind w:leftChars="1000" w:left="100" w:hangingChars="200" w:hanging="200"/>
      <w:contextualSpacing/>
    </w:pPr>
  </w:style>
  <w:style w:type="paragraph" w:styleId="afd">
    <w:name w:val="List Continue"/>
    <w:basedOn w:val="a1"/>
    <w:rsid w:val="0027174B"/>
    <w:pPr>
      <w:spacing w:after="180"/>
      <w:ind w:leftChars="200" w:left="425"/>
      <w:contextualSpacing/>
    </w:pPr>
  </w:style>
  <w:style w:type="paragraph" w:styleId="23">
    <w:name w:val="List Continue 2"/>
    <w:basedOn w:val="a1"/>
    <w:rsid w:val="0027174B"/>
    <w:pPr>
      <w:spacing w:after="180"/>
      <w:ind w:leftChars="400" w:left="850"/>
      <w:contextualSpacing/>
    </w:pPr>
  </w:style>
  <w:style w:type="paragraph" w:styleId="33">
    <w:name w:val="List Continue 3"/>
    <w:basedOn w:val="a1"/>
    <w:rsid w:val="0027174B"/>
    <w:pPr>
      <w:spacing w:after="180"/>
      <w:ind w:leftChars="600" w:left="1275"/>
      <w:contextualSpacing/>
    </w:pPr>
  </w:style>
  <w:style w:type="paragraph" w:styleId="43">
    <w:name w:val="List Continue 4"/>
    <w:basedOn w:val="a1"/>
    <w:rsid w:val="0027174B"/>
    <w:pPr>
      <w:spacing w:after="180"/>
      <w:ind w:leftChars="800" w:left="1700"/>
      <w:contextualSpacing/>
    </w:pPr>
  </w:style>
  <w:style w:type="paragraph" w:styleId="53">
    <w:name w:val="List Continue 5"/>
    <w:basedOn w:val="a1"/>
    <w:rsid w:val="0027174B"/>
    <w:pPr>
      <w:spacing w:after="180"/>
      <w:ind w:leftChars="1000" w:left="2125"/>
      <w:contextualSpacing/>
    </w:pPr>
  </w:style>
  <w:style w:type="paragraph" w:styleId="afe">
    <w:name w:val="List Paragraph"/>
    <w:basedOn w:val="a1"/>
    <w:uiPriority w:val="34"/>
    <w:qFormat/>
    <w:rsid w:val="0027174B"/>
    <w:pPr>
      <w:ind w:leftChars="400" w:left="800"/>
    </w:pPr>
  </w:style>
  <w:style w:type="paragraph" w:styleId="12">
    <w:name w:val="toc 1"/>
    <w:basedOn w:val="a1"/>
    <w:next w:val="a1"/>
    <w:autoRedefine/>
    <w:rsid w:val="0027174B"/>
  </w:style>
  <w:style w:type="paragraph" w:styleId="24">
    <w:name w:val="toc 2"/>
    <w:basedOn w:val="a1"/>
    <w:next w:val="a1"/>
    <w:autoRedefine/>
    <w:rsid w:val="0027174B"/>
    <w:pPr>
      <w:ind w:leftChars="200" w:left="425"/>
    </w:pPr>
  </w:style>
  <w:style w:type="paragraph" w:styleId="34">
    <w:name w:val="toc 3"/>
    <w:basedOn w:val="a1"/>
    <w:next w:val="a1"/>
    <w:autoRedefine/>
    <w:rsid w:val="0027174B"/>
    <w:pPr>
      <w:ind w:leftChars="400" w:left="850"/>
    </w:pPr>
  </w:style>
  <w:style w:type="paragraph" w:styleId="44">
    <w:name w:val="toc 4"/>
    <w:basedOn w:val="a1"/>
    <w:next w:val="a1"/>
    <w:autoRedefine/>
    <w:rsid w:val="0027174B"/>
    <w:pPr>
      <w:ind w:leftChars="600" w:left="1275"/>
    </w:pPr>
  </w:style>
  <w:style w:type="paragraph" w:styleId="54">
    <w:name w:val="toc 5"/>
    <w:basedOn w:val="a1"/>
    <w:next w:val="a1"/>
    <w:autoRedefine/>
    <w:rsid w:val="0027174B"/>
    <w:pPr>
      <w:ind w:leftChars="800" w:left="1700"/>
    </w:pPr>
  </w:style>
  <w:style w:type="paragraph" w:styleId="60">
    <w:name w:val="toc 6"/>
    <w:basedOn w:val="a1"/>
    <w:next w:val="a1"/>
    <w:autoRedefine/>
    <w:rsid w:val="0027174B"/>
    <w:pPr>
      <w:ind w:leftChars="1000" w:left="2125"/>
    </w:pPr>
  </w:style>
  <w:style w:type="paragraph" w:styleId="70">
    <w:name w:val="toc 7"/>
    <w:basedOn w:val="a1"/>
    <w:next w:val="a1"/>
    <w:autoRedefine/>
    <w:rsid w:val="0027174B"/>
    <w:pPr>
      <w:ind w:leftChars="1200" w:left="2550"/>
    </w:pPr>
  </w:style>
  <w:style w:type="paragraph" w:styleId="80">
    <w:name w:val="toc 8"/>
    <w:basedOn w:val="a1"/>
    <w:next w:val="a1"/>
    <w:autoRedefine/>
    <w:rsid w:val="0027174B"/>
    <w:pPr>
      <w:ind w:leftChars="1400" w:left="2975"/>
    </w:pPr>
  </w:style>
  <w:style w:type="paragraph" w:styleId="90">
    <w:name w:val="toc 9"/>
    <w:basedOn w:val="a1"/>
    <w:next w:val="a1"/>
    <w:autoRedefine/>
    <w:rsid w:val="0027174B"/>
    <w:pPr>
      <w:ind w:leftChars="1600" w:left="3400"/>
    </w:pPr>
  </w:style>
  <w:style w:type="paragraph" w:styleId="aff">
    <w:name w:val="Document Map"/>
    <w:basedOn w:val="a1"/>
    <w:link w:val="Chara"/>
    <w:rsid w:val="0027174B"/>
    <w:rPr>
      <w:rFonts w:ascii="굴림" w:eastAsia="굴림"/>
      <w:sz w:val="18"/>
      <w:szCs w:val="18"/>
    </w:rPr>
  </w:style>
  <w:style w:type="character" w:customStyle="1" w:styleId="Chara">
    <w:name w:val="문서 구조 Char"/>
    <w:link w:val="aff"/>
    <w:rsid w:val="0027174B"/>
    <w:rPr>
      <w:rFonts w:ascii="굴림" w:eastAsia="굴림"/>
      <w:kern w:val="2"/>
      <w:sz w:val="18"/>
      <w:szCs w:val="18"/>
    </w:rPr>
  </w:style>
  <w:style w:type="paragraph" w:styleId="HTML0">
    <w:name w:val="HTML Preformatted"/>
    <w:basedOn w:val="a1"/>
    <w:link w:val="HTMLChar0"/>
    <w:rsid w:val="0027174B"/>
    <w:rPr>
      <w:rFonts w:ascii="Courier New" w:hAnsi="Courier New" w:cs="Courier New"/>
      <w:szCs w:val="20"/>
    </w:rPr>
  </w:style>
  <w:style w:type="character" w:customStyle="1" w:styleId="HTMLChar0">
    <w:name w:val="미리 서식이 지정된 HTML Char"/>
    <w:link w:val="HTML0"/>
    <w:rsid w:val="0027174B"/>
    <w:rPr>
      <w:rFonts w:ascii="Courier New" w:hAnsi="Courier New" w:cs="Courier New"/>
      <w:kern w:val="2"/>
    </w:rPr>
  </w:style>
  <w:style w:type="paragraph" w:styleId="aff0">
    <w:name w:val="endnote text"/>
    <w:basedOn w:val="a1"/>
    <w:link w:val="Charb"/>
    <w:rsid w:val="0027174B"/>
    <w:pPr>
      <w:snapToGrid w:val="0"/>
      <w:jc w:val="left"/>
    </w:pPr>
  </w:style>
  <w:style w:type="character" w:customStyle="1" w:styleId="Charb">
    <w:name w:val="미주 텍스트 Char"/>
    <w:link w:val="aff0"/>
    <w:rsid w:val="0027174B"/>
    <w:rPr>
      <w:rFonts w:ascii="바탕"/>
      <w:kern w:val="2"/>
      <w:szCs w:val="24"/>
    </w:rPr>
  </w:style>
  <w:style w:type="paragraph" w:styleId="aff1">
    <w:name w:val="envelope return"/>
    <w:basedOn w:val="a1"/>
    <w:rsid w:val="0027174B"/>
    <w:pPr>
      <w:snapToGrid w:val="0"/>
    </w:pPr>
    <w:rPr>
      <w:rFonts w:ascii="맑은 고딕" w:eastAsia="맑은 고딕" w:hAnsi="맑은 고딕"/>
    </w:rPr>
  </w:style>
  <w:style w:type="paragraph" w:styleId="a">
    <w:name w:val="List Number"/>
    <w:basedOn w:val="a1"/>
    <w:rsid w:val="0027174B"/>
    <w:pPr>
      <w:numPr>
        <w:numId w:val="20"/>
      </w:numPr>
      <w:contextualSpacing/>
    </w:pPr>
  </w:style>
  <w:style w:type="paragraph" w:styleId="2">
    <w:name w:val="List Number 2"/>
    <w:basedOn w:val="a1"/>
    <w:rsid w:val="0027174B"/>
    <w:pPr>
      <w:numPr>
        <w:numId w:val="21"/>
      </w:numPr>
      <w:contextualSpacing/>
    </w:pPr>
  </w:style>
  <w:style w:type="paragraph" w:styleId="3">
    <w:name w:val="List Number 3"/>
    <w:basedOn w:val="a1"/>
    <w:rsid w:val="0027174B"/>
    <w:pPr>
      <w:numPr>
        <w:numId w:val="22"/>
      </w:numPr>
      <w:contextualSpacing/>
    </w:pPr>
  </w:style>
  <w:style w:type="paragraph" w:styleId="4">
    <w:name w:val="List Number 4"/>
    <w:basedOn w:val="a1"/>
    <w:rsid w:val="0027174B"/>
    <w:pPr>
      <w:numPr>
        <w:numId w:val="23"/>
      </w:numPr>
      <w:contextualSpacing/>
    </w:pPr>
  </w:style>
  <w:style w:type="paragraph" w:styleId="5">
    <w:name w:val="List Number 5"/>
    <w:basedOn w:val="a1"/>
    <w:rsid w:val="0027174B"/>
    <w:pPr>
      <w:numPr>
        <w:numId w:val="24"/>
      </w:numPr>
      <w:contextualSpacing/>
    </w:pPr>
  </w:style>
  <w:style w:type="paragraph" w:styleId="aff2">
    <w:name w:val="Body Text"/>
    <w:basedOn w:val="a1"/>
    <w:link w:val="Charc"/>
    <w:rsid w:val="0027174B"/>
    <w:pPr>
      <w:spacing w:after="180"/>
    </w:pPr>
  </w:style>
  <w:style w:type="character" w:customStyle="1" w:styleId="Charc">
    <w:name w:val="본문 Char"/>
    <w:link w:val="aff2"/>
    <w:rsid w:val="0027174B"/>
    <w:rPr>
      <w:rFonts w:ascii="바탕"/>
      <w:kern w:val="2"/>
      <w:szCs w:val="24"/>
    </w:rPr>
  </w:style>
  <w:style w:type="paragraph" w:styleId="25">
    <w:name w:val="Body Text 2"/>
    <w:basedOn w:val="a1"/>
    <w:link w:val="2Char0"/>
    <w:rsid w:val="0027174B"/>
    <w:pPr>
      <w:spacing w:after="180" w:line="480" w:lineRule="auto"/>
    </w:pPr>
  </w:style>
  <w:style w:type="character" w:customStyle="1" w:styleId="2Char0">
    <w:name w:val="본문 2 Char"/>
    <w:link w:val="25"/>
    <w:rsid w:val="0027174B"/>
    <w:rPr>
      <w:rFonts w:ascii="바탕"/>
      <w:kern w:val="2"/>
      <w:szCs w:val="24"/>
    </w:rPr>
  </w:style>
  <w:style w:type="paragraph" w:styleId="35">
    <w:name w:val="Body Text 3"/>
    <w:basedOn w:val="a1"/>
    <w:link w:val="3Char0"/>
    <w:rsid w:val="0027174B"/>
    <w:pPr>
      <w:spacing w:after="180"/>
    </w:pPr>
    <w:rPr>
      <w:sz w:val="16"/>
      <w:szCs w:val="16"/>
    </w:rPr>
  </w:style>
  <w:style w:type="character" w:customStyle="1" w:styleId="3Char0">
    <w:name w:val="본문 3 Char"/>
    <w:link w:val="35"/>
    <w:rsid w:val="0027174B"/>
    <w:rPr>
      <w:rFonts w:ascii="바탕"/>
      <w:kern w:val="2"/>
      <w:sz w:val="16"/>
      <w:szCs w:val="16"/>
    </w:rPr>
  </w:style>
  <w:style w:type="paragraph" w:styleId="aff3">
    <w:name w:val="Body Text Indent"/>
    <w:basedOn w:val="a1"/>
    <w:link w:val="Chard"/>
    <w:rsid w:val="0027174B"/>
    <w:pPr>
      <w:spacing w:after="180"/>
      <w:ind w:leftChars="400" w:left="851"/>
    </w:pPr>
  </w:style>
  <w:style w:type="character" w:customStyle="1" w:styleId="Chard">
    <w:name w:val="본문 들여쓰기 Char"/>
    <w:link w:val="aff3"/>
    <w:rsid w:val="0027174B"/>
    <w:rPr>
      <w:rFonts w:ascii="바탕"/>
      <w:kern w:val="2"/>
      <w:szCs w:val="24"/>
    </w:rPr>
  </w:style>
  <w:style w:type="paragraph" w:styleId="26">
    <w:name w:val="Body Text Indent 2"/>
    <w:basedOn w:val="a1"/>
    <w:link w:val="2Char1"/>
    <w:rsid w:val="0027174B"/>
    <w:pPr>
      <w:spacing w:after="180" w:line="480" w:lineRule="auto"/>
      <w:ind w:leftChars="400" w:left="851"/>
    </w:pPr>
  </w:style>
  <w:style w:type="character" w:customStyle="1" w:styleId="2Char1">
    <w:name w:val="본문 들여쓰기 2 Char"/>
    <w:link w:val="26"/>
    <w:rsid w:val="0027174B"/>
    <w:rPr>
      <w:rFonts w:ascii="바탕"/>
      <w:kern w:val="2"/>
      <w:szCs w:val="24"/>
    </w:rPr>
  </w:style>
  <w:style w:type="paragraph" w:styleId="36">
    <w:name w:val="Body Text Indent 3"/>
    <w:basedOn w:val="a1"/>
    <w:link w:val="3Char1"/>
    <w:rsid w:val="0027174B"/>
    <w:pPr>
      <w:spacing w:after="180"/>
      <w:ind w:leftChars="400" w:left="851"/>
    </w:pPr>
    <w:rPr>
      <w:sz w:val="16"/>
      <w:szCs w:val="16"/>
    </w:rPr>
  </w:style>
  <w:style w:type="character" w:customStyle="1" w:styleId="3Char1">
    <w:name w:val="본문 들여쓰기 3 Char"/>
    <w:link w:val="36"/>
    <w:rsid w:val="0027174B"/>
    <w:rPr>
      <w:rFonts w:ascii="바탕"/>
      <w:kern w:val="2"/>
      <w:sz w:val="16"/>
      <w:szCs w:val="16"/>
    </w:rPr>
  </w:style>
  <w:style w:type="paragraph" w:styleId="aff4">
    <w:name w:val="Body Text First Indent"/>
    <w:basedOn w:val="aff2"/>
    <w:link w:val="Chare"/>
    <w:rsid w:val="0027174B"/>
    <w:pPr>
      <w:ind w:firstLineChars="100" w:firstLine="210"/>
    </w:pPr>
  </w:style>
  <w:style w:type="character" w:customStyle="1" w:styleId="Chare">
    <w:name w:val="본문 첫 줄 들여쓰기 Char"/>
    <w:basedOn w:val="Charc"/>
    <w:link w:val="aff4"/>
    <w:rsid w:val="0027174B"/>
    <w:rPr>
      <w:rFonts w:ascii="바탕"/>
      <w:kern w:val="2"/>
      <w:szCs w:val="24"/>
    </w:rPr>
  </w:style>
  <w:style w:type="paragraph" w:styleId="27">
    <w:name w:val="Body Text First Indent 2"/>
    <w:basedOn w:val="aff3"/>
    <w:link w:val="2Char2"/>
    <w:rsid w:val="0027174B"/>
    <w:pPr>
      <w:ind w:firstLineChars="100" w:firstLine="210"/>
    </w:pPr>
  </w:style>
  <w:style w:type="character" w:customStyle="1" w:styleId="2Char2">
    <w:name w:val="본문 첫 줄 들여쓰기 2 Char"/>
    <w:basedOn w:val="Chard"/>
    <w:link w:val="27"/>
    <w:rsid w:val="0027174B"/>
    <w:rPr>
      <w:rFonts w:ascii="바탕"/>
      <w:kern w:val="2"/>
      <w:szCs w:val="24"/>
    </w:rPr>
  </w:style>
  <w:style w:type="paragraph" w:styleId="aff5">
    <w:name w:val="Subtitle"/>
    <w:basedOn w:val="a1"/>
    <w:next w:val="a1"/>
    <w:link w:val="Charf"/>
    <w:qFormat/>
    <w:rsid w:val="0027174B"/>
    <w:pPr>
      <w:spacing w:after="60"/>
      <w:jc w:val="center"/>
      <w:outlineLvl w:val="1"/>
    </w:pPr>
    <w:rPr>
      <w:rFonts w:ascii="맑은 고딕" w:eastAsia="돋움" w:hAnsi="맑은 고딕"/>
      <w:i/>
      <w:iCs/>
      <w:sz w:val="24"/>
    </w:rPr>
  </w:style>
  <w:style w:type="character" w:customStyle="1" w:styleId="Charf">
    <w:name w:val="부제 Char"/>
    <w:link w:val="aff5"/>
    <w:rsid w:val="0027174B"/>
    <w:rPr>
      <w:rFonts w:ascii="맑은 고딕" w:eastAsia="돋움" w:hAnsi="맑은 고딕" w:cs="Times New Roman"/>
      <w:i/>
      <w:iCs/>
      <w:kern w:val="2"/>
      <w:sz w:val="24"/>
      <w:szCs w:val="24"/>
    </w:rPr>
  </w:style>
  <w:style w:type="paragraph" w:styleId="aff6">
    <w:name w:val="Block Text"/>
    <w:basedOn w:val="a1"/>
    <w:rsid w:val="0027174B"/>
    <w:pPr>
      <w:spacing w:after="180"/>
      <w:ind w:leftChars="700" w:left="1440" w:rightChars="700" w:right="1440"/>
    </w:pPr>
  </w:style>
  <w:style w:type="paragraph" w:styleId="13">
    <w:name w:val="index 1"/>
    <w:basedOn w:val="a1"/>
    <w:next w:val="a1"/>
    <w:autoRedefine/>
    <w:rsid w:val="0027174B"/>
    <w:pPr>
      <w:ind w:leftChars="200" w:left="200" w:hangingChars="200" w:hanging="2000"/>
    </w:pPr>
  </w:style>
  <w:style w:type="paragraph" w:styleId="28">
    <w:name w:val="index 2"/>
    <w:basedOn w:val="a1"/>
    <w:next w:val="a1"/>
    <w:autoRedefine/>
    <w:rsid w:val="0027174B"/>
    <w:pPr>
      <w:ind w:leftChars="400" w:left="400" w:hangingChars="200" w:hanging="2000"/>
    </w:pPr>
  </w:style>
  <w:style w:type="paragraph" w:styleId="37">
    <w:name w:val="index 3"/>
    <w:basedOn w:val="a1"/>
    <w:next w:val="a1"/>
    <w:autoRedefine/>
    <w:rsid w:val="0027174B"/>
    <w:pPr>
      <w:ind w:leftChars="600" w:left="600" w:hangingChars="200" w:hanging="2000"/>
    </w:pPr>
  </w:style>
  <w:style w:type="paragraph" w:styleId="45">
    <w:name w:val="index 4"/>
    <w:basedOn w:val="a1"/>
    <w:next w:val="a1"/>
    <w:autoRedefine/>
    <w:rsid w:val="0027174B"/>
    <w:pPr>
      <w:ind w:leftChars="800" w:left="800" w:hangingChars="200" w:hanging="2000"/>
    </w:pPr>
  </w:style>
  <w:style w:type="paragraph" w:styleId="55">
    <w:name w:val="index 5"/>
    <w:basedOn w:val="a1"/>
    <w:next w:val="a1"/>
    <w:autoRedefine/>
    <w:rsid w:val="0027174B"/>
    <w:pPr>
      <w:ind w:leftChars="1000" w:left="1000" w:hangingChars="200" w:hanging="2000"/>
    </w:pPr>
  </w:style>
  <w:style w:type="paragraph" w:styleId="61">
    <w:name w:val="index 6"/>
    <w:basedOn w:val="a1"/>
    <w:next w:val="a1"/>
    <w:autoRedefine/>
    <w:rsid w:val="0027174B"/>
    <w:pPr>
      <w:ind w:leftChars="1200" w:left="1200" w:hangingChars="200" w:hanging="2000"/>
    </w:pPr>
  </w:style>
  <w:style w:type="paragraph" w:styleId="71">
    <w:name w:val="index 7"/>
    <w:basedOn w:val="a1"/>
    <w:next w:val="a1"/>
    <w:autoRedefine/>
    <w:rsid w:val="0027174B"/>
    <w:pPr>
      <w:ind w:leftChars="1400" w:left="1400" w:hangingChars="200" w:hanging="2000"/>
    </w:pPr>
  </w:style>
  <w:style w:type="paragraph" w:styleId="81">
    <w:name w:val="index 8"/>
    <w:basedOn w:val="a1"/>
    <w:next w:val="a1"/>
    <w:autoRedefine/>
    <w:rsid w:val="0027174B"/>
    <w:pPr>
      <w:ind w:leftChars="1600" w:left="1600" w:hangingChars="200" w:hanging="2000"/>
    </w:pPr>
  </w:style>
  <w:style w:type="paragraph" w:styleId="91">
    <w:name w:val="index 9"/>
    <w:basedOn w:val="a1"/>
    <w:next w:val="a1"/>
    <w:autoRedefine/>
    <w:rsid w:val="0027174B"/>
    <w:pPr>
      <w:ind w:leftChars="1800" w:left="1800" w:hangingChars="200" w:hanging="2000"/>
    </w:pPr>
  </w:style>
  <w:style w:type="paragraph" w:styleId="aff7">
    <w:name w:val="index heading"/>
    <w:basedOn w:val="a1"/>
    <w:next w:val="13"/>
    <w:rsid w:val="0027174B"/>
    <w:rPr>
      <w:rFonts w:ascii="맑은 고딕" w:eastAsia="맑은 고딕" w:hAnsi="맑은 고딕"/>
      <w:b/>
      <w:bCs/>
    </w:rPr>
  </w:style>
  <w:style w:type="paragraph" w:styleId="aff8">
    <w:name w:val="Signature"/>
    <w:basedOn w:val="a1"/>
    <w:link w:val="Charf0"/>
    <w:rsid w:val="0027174B"/>
    <w:pPr>
      <w:ind w:leftChars="2100" w:left="100"/>
    </w:pPr>
  </w:style>
  <w:style w:type="character" w:customStyle="1" w:styleId="Charf0">
    <w:name w:val="서명 Char"/>
    <w:link w:val="aff8"/>
    <w:rsid w:val="0027174B"/>
    <w:rPr>
      <w:rFonts w:ascii="바탕"/>
      <w:kern w:val="2"/>
      <w:szCs w:val="24"/>
    </w:rPr>
  </w:style>
  <w:style w:type="paragraph" w:styleId="aff9">
    <w:name w:val="Salutation"/>
    <w:basedOn w:val="a1"/>
    <w:next w:val="a1"/>
    <w:link w:val="Charf1"/>
    <w:rsid w:val="0027174B"/>
  </w:style>
  <w:style w:type="character" w:customStyle="1" w:styleId="Charf1">
    <w:name w:val="인사말 Char"/>
    <w:link w:val="aff9"/>
    <w:rsid w:val="0027174B"/>
    <w:rPr>
      <w:rFonts w:ascii="바탕"/>
      <w:kern w:val="2"/>
      <w:szCs w:val="24"/>
    </w:rPr>
  </w:style>
  <w:style w:type="paragraph" w:styleId="affa">
    <w:name w:val="Quote"/>
    <w:basedOn w:val="a1"/>
    <w:next w:val="a1"/>
    <w:link w:val="Charf2"/>
    <w:uiPriority w:val="29"/>
    <w:qFormat/>
    <w:rsid w:val="0027174B"/>
    <w:rPr>
      <w:i/>
      <w:iCs/>
      <w:color w:val="000000"/>
    </w:rPr>
  </w:style>
  <w:style w:type="character" w:customStyle="1" w:styleId="Charf2">
    <w:name w:val="인용 Char"/>
    <w:link w:val="affa"/>
    <w:uiPriority w:val="29"/>
    <w:rsid w:val="0027174B"/>
    <w:rPr>
      <w:rFonts w:ascii="바탕"/>
      <w:i/>
      <w:iCs/>
      <w:color w:val="000000"/>
      <w:kern w:val="2"/>
      <w:szCs w:val="24"/>
    </w:rPr>
  </w:style>
  <w:style w:type="paragraph" w:styleId="affb">
    <w:name w:val="Normal (Web)"/>
    <w:basedOn w:val="a1"/>
    <w:rsid w:val="0027174B"/>
    <w:rPr>
      <w:rFonts w:ascii="Times New Roman"/>
      <w:sz w:val="24"/>
    </w:rPr>
  </w:style>
  <w:style w:type="paragraph" w:styleId="affc">
    <w:name w:val="E-mail Signature"/>
    <w:basedOn w:val="a1"/>
    <w:link w:val="Charf3"/>
    <w:rsid w:val="0027174B"/>
  </w:style>
  <w:style w:type="character" w:customStyle="1" w:styleId="Charf3">
    <w:name w:val="전자 메일 서명 Char"/>
    <w:link w:val="affc"/>
    <w:rsid w:val="0027174B"/>
    <w:rPr>
      <w:rFonts w:ascii="바탕"/>
      <w:kern w:val="2"/>
      <w:szCs w:val="24"/>
    </w:rPr>
  </w:style>
  <w:style w:type="character" w:customStyle="1" w:styleId="2Char">
    <w:name w:val="제목 2 Char"/>
    <w:link w:val="21"/>
    <w:semiHidden/>
    <w:rsid w:val="0027174B"/>
    <w:rPr>
      <w:rFonts w:ascii="맑은 고딕" w:eastAsia="맑은 고딕" w:hAnsi="맑은 고딕" w:cs="Times New Roman"/>
      <w:kern w:val="2"/>
      <w:szCs w:val="24"/>
    </w:rPr>
  </w:style>
  <w:style w:type="character" w:customStyle="1" w:styleId="3Char">
    <w:name w:val="제목 3 Char"/>
    <w:link w:val="31"/>
    <w:semiHidden/>
    <w:rsid w:val="0027174B"/>
    <w:rPr>
      <w:rFonts w:ascii="맑은 고딕" w:eastAsia="맑은 고딕" w:hAnsi="맑은 고딕" w:cs="Times New Roman"/>
      <w:kern w:val="2"/>
      <w:szCs w:val="24"/>
    </w:rPr>
  </w:style>
  <w:style w:type="character" w:customStyle="1" w:styleId="4Char">
    <w:name w:val="제목 4 Char"/>
    <w:link w:val="41"/>
    <w:semiHidden/>
    <w:rsid w:val="0027174B"/>
    <w:rPr>
      <w:rFonts w:ascii="바탕"/>
      <w:b/>
      <w:bCs/>
      <w:kern w:val="2"/>
      <w:szCs w:val="24"/>
    </w:rPr>
  </w:style>
  <w:style w:type="character" w:customStyle="1" w:styleId="5Char">
    <w:name w:val="제목 5 Char"/>
    <w:link w:val="51"/>
    <w:semiHidden/>
    <w:rsid w:val="0027174B"/>
    <w:rPr>
      <w:rFonts w:ascii="맑은 고딕" w:eastAsia="맑은 고딕" w:hAnsi="맑은 고딕" w:cs="Times New Roman"/>
      <w:kern w:val="2"/>
      <w:szCs w:val="24"/>
    </w:rPr>
  </w:style>
  <w:style w:type="character" w:customStyle="1" w:styleId="6Char">
    <w:name w:val="제목 6 Char"/>
    <w:link w:val="6"/>
    <w:semiHidden/>
    <w:rsid w:val="0027174B"/>
    <w:rPr>
      <w:rFonts w:ascii="바탕"/>
      <w:b/>
      <w:bCs/>
      <w:kern w:val="2"/>
      <w:szCs w:val="24"/>
    </w:rPr>
  </w:style>
  <w:style w:type="character" w:customStyle="1" w:styleId="7Char">
    <w:name w:val="제목 7 Char"/>
    <w:link w:val="7"/>
    <w:semiHidden/>
    <w:rsid w:val="0027174B"/>
    <w:rPr>
      <w:rFonts w:ascii="바탕"/>
      <w:kern w:val="2"/>
      <w:szCs w:val="24"/>
    </w:rPr>
  </w:style>
  <w:style w:type="character" w:customStyle="1" w:styleId="8Char">
    <w:name w:val="제목 8 Char"/>
    <w:link w:val="8"/>
    <w:semiHidden/>
    <w:rsid w:val="0027174B"/>
    <w:rPr>
      <w:rFonts w:ascii="바탕"/>
      <w:kern w:val="2"/>
      <w:szCs w:val="24"/>
    </w:rPr>
  </w:style>
  <w:style w:type="character" w:customStyle="1" w:styleId="9Char">
    <w:name w:val="제목 9 Char"/>
    <w:link w:val="9"/>
    <w:semiHidden/>
    <w:rsid w:val="0027174B"/>
    <w:rPr>
      <w:rFonts w:ascii="바탕"/>
      <w:kern w:val="2"/>
      <w:szCs w:val="24"/>
    </w:rPr>
  </w:style>
  <w:style w:type="paragraph" w:styleId="affd">
    <w:name w:val="envelope address"/>
    <w:basedOn w:val="a1"/>
    <w:rsid w:val="0027174B"/>
    <w:pPr>
      <w:framePr w:w="6804" w:h="2268" w:hRule="exact" w:hSpace="142" w:wrap="auto" w:hAnchor="page" w:xAlign="center" w:yAlign="bottom"/>
      <w:snapToGrid w:val="0"/>
      <w:ind w:leftChars="1400" w:left="100"/>
    </w:pPr>
    <w:rPr>
      <w:rFonts w:ascii="맑은 고딕" w:eastAsia="맑은 고딕" w:hAnsi="맑은 고딕"/>
      <w:sz w:val="24"/>
    </w:rPr>
  </w:style>
  <w:style w:type="paragraph" w:styleId="affe">
    <w:name w:val="Bibliography"/>
    <w:basedOn w:val="a1"/>
    <w:next w:val="a1"/>
    <w:uiPriority w:val="37"/>
    <w:semiHidden/>
    <w:unhideWhenUsed/>
    <w:rsid w:val="0027174B"/>
  </w:style>
  <w:style w:type="paragraph" w:styleId="afff">
    <w:name w:val="caption"/>
    <w:basedOn w:val="a1"/>
    <w:next w:val="a1"/>
    <w:semiHidden/>
    <w:unhideWhenUsed/>
    <w:qFormat/>
    <w:rsid w:val="0027174B"/>
    <w:rPr>
      <w:b/>
      <w:bCs/>
      <w:szCs w:val="20"/>
    </w:rPr>
  </w:style>
  <w:style w:type="paragraph" w:styleId="afff0">
    <w:name w:val="Normal Indent"/>
    <w:basedOn w:val="a1"/>
    <w:rsid w:val="0027174B"/>
    <w:pPr>
      <w:ind w:leftChars="400" w:left="800"/>
    </w:pPr>
  </w:style>
  <w:style w:type="character" w:styleId="afff1">
    <w:name w:val="Strong"/>
    <w:uiPriority w:val="22"/>
    <w:qFormat/>
    <w:rsid w:val="00971F22"/>
    <w:rPr>
      <w:b/>
      <w:bCs/>
    </w:rPr>
  </w:style>
  <w:style w:type="paragraph" w:styleId="afff2">
    <w:name w:val="Revision"/>
    <w:hidden/>
    <w:uiPriority w:val="99"/>
    <w:semiHidden/>
    <w:rsid w:val="009B1A1A"/>
    <w:rPr>
      <w:rFonts w:ascii="바탕"/>
      <w:kern w:val="2"/>
      <w:szCs w:val="24"/>
    </w:rPr>
  </w:style>
  <w:style w:type="character" w:styleId="afff3">
    <w:name w:val="annotation reference"/>
    <w:basedOn w:val="a2"/>
    <w:rsid w:val="002C78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2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C228401C0CDF7448AE340E5037A92A2" ma:contentTypeVersion="4" ma:contentTypeDescription="새 문서를 만듭니다." ma:contentTypeScope="" ma:versionID="96ceab78e6ca7fc0220b0a348acb3ac6">
  <xsd:schema xmlns:xsd="http://www.w3.org/2001/XMLSchema" xmlns:xs="http://www.w3.org/2001/XMLSchema" xmlns:p="http://schemas.microsoft.com/office/2006/metadata/properties" xmlns:ns2="0711a813-37bd-4c0b-8e23-c92a0e11930d" targetNamespace="http://schemas.microsoft.com/office/2006/metadata/properties" ma:root="true" ma:fieldsID="d404b725e7c64b8ac3c2ce0ec6f62e7b" ns2:_="">
    <xsd:import namespace="0711a813-37bd-4c0b-8e23-c92a0e1193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1a813-37bd-4c0b-8e23-c92a0e1193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D9D781-9119-46D4-93A8-28BF10E323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1a813-37bd-4c0b-8e23-c92a0e1193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F972E8-5157-49AD-86BB-B37D70D42A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53C63B-7D92-41AD-8DE7-CCF1390997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531746-1155-411E-87F0-34ACEF69554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15</Pages>
  <Words>2217</Words>
  <Characters>6986</Characters>
  <Application>Microsoft Office Word</Application>
  <DocSecurity>0</DocSecurity>
  <Lines>537</Lines>
  <Paragraphs>400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연봉제 급여규정</vt:lpstr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연봉제 급여규정</dc:title>
  <dc:subject/>
  <dc:creator>신준호</dc:creator>
  <cp:keywords/>
  <cp:lastModifiedBy>Matthew Yeansoo Jeong</cp:lastModifiedBy>
  <cp:revision>8</cp:revision>
  <cp:lastPrinted>2026-01-20T02:40:00Z</cp:lastPrinted>
  <dcterms:created xsi:type="dcterms:W3CDTF">2026-01-20T05:18:00Z</dcterms:created>
  <dcterms:modified xsi:type="dcterms:W3CDTF">2026-01-30T05:59:00Z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0x010100FC228401C0CDF7448AE340E5037A92A2</vt:lpwstr>
  </property>
</Properties>
</file>